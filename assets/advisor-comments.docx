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33C53" w14:textId="77777777" w:rsidR="00AC2690" w:rsidRDefault="007E1222">
      <w:pPr>
        <w:pStyle w:val="a3"/>
      </w:pPr>
      <w:r>
        <w:rPr>
          <w:bCs/>
        </w:rPr>
        <w:t>计及光伏与储能的智能电网日前调度优化方法研究</w:t>
      </w:r>
    </w:p>
    <w:p w14:paraId="005DFE9E" w14:textId="77777777" w:rsidR="00AC2690" w:rsidRDefault="007E1222">
      <w:pPr>
        <w:pStyle w:val="1"/>
      </w:pPr>
      <w:r>
        <w:rPr>
          <w:bCs/>
        </w:rPr>
        <w:t>摘要</w:t>
      </w:r>
    </w:p>
    <w:p w14:paraId="30FDAB4C" w14:textId="5A5B6C7B" w:rsidR="00AC2690" w:rsidRDefault="007E1222">
      <w:pPr>
        <w:ind w:firstLineChars="200" w:firstLine="480"/>
      </w:pPr>
      <w:r>
        <w:t>高比例光伏接入使电网调度同时面对消纳与调峰的</w:t>
      </w:r>
      <w:commentRangeStart w:id="0"/>
      <w:r>
        <w:t>双重压力</w:t>
      </w:r>
      <w:commentRangeEnd w:id="0"/>
      <w:r>
        <w:rPr>
          <w:rStyle w:val="a9"/>
        </w:rPr>
        <w:commentReference w:id="0"/>
      </w:r>
      <w:r>
        <w:t>。</w:t>
      </w:r>
      <w:del w:id="1" w:author="王教授" w:date="2026-10-24T16:41:00Z">
        <w:r w:rsidDel="007E1222">
          <w:delText>文章建立</w:delText>
        </w:r>
      </w:del>
      <w:ins w:id="2" w:author="王教授" w:date="2026-10-24T16:41:00Z">
        <w:r>
          <w:t>本文建立</w:t>
        </w:r>
      </w:ins>
      <w:r>
        <w:t>以日综合运行成本最小为目标的日前调度优化模型，成本由火电燃料项与弃光惩罚项构成，储能环节计及充放电效率与荷电状态约束，相邻时段以爬坡限制衔接；模型按时段可加，采用离散化动态规划在</w:t>
      </w:r>
      <w:r>
        <w:t xml:space="preserve"> 24 </w:t>
      </w:r>
      <w:r>
        <w:t>小时内联合求解，状态取储能荷电状态与上一时段火电出力。以某等效系统为算例设置三个场景开展对照，无储能时典型日弃光</w:t>
      </w:r>
      <w:r>
        <w:t xml:space="preserve"> 70 MWh</w:t>
      </w:r>
      <w:r>
        <w:t>，固定时段充放策略将弃光压至</w:t>
      </w:r>
      <w:r>
        <w:t xml:space="preserve"> 20 MWh</w:t>
      </w:r>
      <w:r>
        <w:t>，优化调度后弃光归零，日综合运行成本较无储能场景下降</w:t>
      </w:r>
      <w:r>
        <w:t xml:space="preserve"> 2.09%</w:t>
      </w:r>
      <w:r>
        <w:t>，储能荷电状态在日内完成完整循环。结果表明，把有限的储能容量优先用于吸收午间光伏，比按固定时段充放更经济。</w:t>
      </w:r>
    </w:p>
    <w:p w14:paraId="0EA1496C" w14:textId="77777777" w:rsidR="00AC2690" w:rsidRDefault="007E1222">
      <w:r>
        <w:rPr>
          <w:b/>
          <w:bCs/>
        </w:rPr>
        <w:t>关键词：</w:t>
      </w:r>
      <w:r>
        <w:t>智能电网；调度优化；光伏消纳；储能；动态规划</w:t>
      </w:r>
    </w:p>
    <w:p w14:paraId="5C8A68AF" w14:textId="77777777" w:rsidR="00AC2690" w:rsidRDefault="007E1222">
      <w:pPr>
        <w:pStyle w:val="1"/>
      </w:pPr>
      <w:r>
        <w:rPr>
          <w:bCs/>
        </w:rPr>
        <w:t>一、引言</w:t>
      </w:r>
    </w:p>
    <w:p w14:paraId="44DEE11C" w14:textId="40136CAE" w:rsidR="00AC2690" w:rsidRDefault="007E1222">
      <w:pPr>
        <w:ind w:firstLineChars="200" w:firstLine="480"/>
      </w:pPr>
      <w:commentRangeStart w:id="3"/>
      <w:r>
        <w:t>能源低碳转型</w:t>
      </w:r>
      <w:commentRangeEnd w:id="3"/>
      <w:r>
        <w:rPr>
          <w:rStyle w:val="a9"/>
        </w:rPr>
        <w:commentReference w:id="3"/>
      </w:r>
      <w:del w:id="4" w:author="王教授" w:date="2026-10-24T16:41:00Z">
        <w:r w:rsidDel="007E1222">
          <w:delText>正在重塑</w:delText>
        </w:r>
      </w:del>
      <w:ins w:id="5" w:author="王教授" w:date="2026-10-24T16:41:00Z">
        <w:r>
          <w:t>重塑</w:t>
        </w:r>
      </w:ins>
      <w:r>
        <w:t>电力系统的运行形态。舒印彪等</w:t>
      </w:r>
      <w:r>
        <w:rPr>
          <w:vertAlign w:val="superscript"/>
        </w:rPr>
        <w:t>[1]</w:t>
      </w:r>
      <w:r>
        <w:t>把电源结构清洁化视作</w:t>
      </w:r>
      <w:r>
        <w:t>“</w:t>
      </w:r>
      <w:r>
        <w:t>双碳</w:t>
      </w:r>
      <w:r>
        <w:t>”</w:t>
      </w:r>
      <w:r>
        <w:t>目标下能源电力低碳转型路径的主干。海量随天气波动的分布式电源涌入电网，日内净负荷被光伏压出很深的午后低谷，日落后又快速拉起。</w:t>
      </w:r>
    </w:p>
    <w:p w14:paraId="356EB95A" w14:textId="77777777" w:rsidR="00AC2690" w:rsidRDefault="007E1222">
      <w:pPr>
        <w:ind w:firstLineChars="200" w:firstLine="480"/>
      </w:pPr>
      <w:r>
        <w:t>规模的变化有官方数据佐证。国家能源局数据显示，截至</w:t>
      </w:r>
      <w:r>
        <w:t xml:space="preserve"> 2025 </w:t>
      </w:r>
      <w:r>
        <w:t>年</w:t>
      </w:r>
      <w:r>
        <w:t xml:space="preserve"> 10 </w:t>
      </w:r>
      <w:r>
        <w:t>月底，全国累计发电装机容量约</w:t>
      </w:r>
      <w:r>
        <w:t xml:space="preserve"> 37.5 </w:t>
      </w:r>
      <w:r>
        <w:t>亿千瓦，其中太阳能发电装机</w:t>
      </w:r>
      <w:r>
        <w:t xml:space="preserve"> 11.4 </w:t>
      </w:r>
      <w:r>
        <w:t>亿千瓦，同比增长</w:t>
      </w:r>
      <w:r>
        <w:t xml:space="preserve"> 43.8%</w:t>
      </w:r>
      <w:r>
        <w:rPr>
          <w:vertAlign w:val="superscript"/>
        </w:rPr>
        <w:t>[2]</w:t>
      </w:r>
      <w:r>
        <w:t>，太阳能已稳居全国第二大电源。配用电环节的新形态随之放大了运行难度，马钊等</w:t>
      </w:r>
      <w:r>
        <w:rPr>
          <w:vertAlign w:val="superscript"/>
        </w:rPr>
        <w:t>[3]</w:t>
      </w:r>
      <w:r>
        <w:t>讨论了新型配用电系统在</w:t>
      </w:r>
      <w:r>
        <w:t>“</w:t>
      </w:r>
      <w:r>
        <w:t>双碳</w:t>
      </w:r>
      <w:r>
        <w:t>”</w:t>
      </w:r>
      <w:r>
        <w:t>背景下的定位，认为安全、经济与低碳多重目标的叠加是其核心挑战；光伏规模化并网带来的功率波动、电压越限与调节资源短缺，也已被列为需要攻关的关键技术问题</w:t>
      </w:r>
      <w:r>
        <w:rPr>
          <w:vertAlign w:val="superscript"/>
        </w:rPr>
        <w:t>[4]</w:t>
      </w:r>
      <w:r>
        <w:t>。电网运行的统一准则</w:t>
      </w:r>
      <w:r>
        <w:rPr>
          <w:vertAlign w:val="superscript"/>
        </w:rPr>
        <w:t>[5]</w:t>
      </w:r>
      <w:r>
        <w:t>对平衡责任与调节手段划定了边界，但边界之内如何寻找最优的运行方式，仍要依靠具体的模型与算法。</w:t>
      </w:r>
    </w:p>
    <w:p w14:paraId="73C984CA" w14:textId="77777777" w:rsidR="00AC2690" w:rsidRDefault="007E1222">
      <w:pPr>
        <w:ind w:firstLineChars="200" w:firstLine="480"/>
      </w:pPr>
      <w:r>
        <w:t>本文围绕这一缺口展开工作，建立含火电、光伏与储能的日前调度优化模型，以日综合运行成本最小为目标，用离散化动态规划求解；在此基础上构造三个场景开展对照实验，量化储能优化调度的经济收益与消纳效果，算例数据与计算过程全部可复现。</w:t>
      </w:r>
    </w:p>
    <w:p w14:paraId="14F82415" w14:textId="77777777" w:rsidR="00AC2690" w:rsidRDefault="007E1222">
      <w:pPr>
        <w:pStyle w:val="1"/>
      </w:pPr>
      <w:r>
        <w:rPr>
          <w:bCs/>
        </w:rPr>
        <w:t>二、文献综述</w:t>
      </w:r>
    </w:p>
    <w:p w14:paraId="0E8D0649" w14:textId="77777777" w:rsidR="00AC2690" w:rsidRDefault="007E1222">
      <w:pPr>
        <w:pStyle w:val="2"/>
      </w:pPr>
      <w:r>
        <w:rPr>
          <w:bCs/>
        </w:rPr>
        <w:t xml:space="preserve">2.1 </w:t>
      </w:r>
      <w:r>
        <w:rPr>
          <w:bCs/>
        </w:rPr>
        <w:t>经济调度与储能优化研究</w:t>
      </w:r>
    </w:p>
    <w:p w14:paraId="5336CB07" w14:textId="77777777" w:rsidR="00AC2690" w:rsidRDefault="007E1222">
      <w:pPr>
        <w:ind w:firstLineChars="200" w:firstLine="480"/>
      </w:pPr>
      <w:r>
        <w:t>经济调度是电力系统运行的老问题。经典方法以机组燃料成本最小为目标，在功率平衡与出力限值内分配各机组的负荷，等微增率准则、优先次序法与各类数学规划构成其方法主干，相关理论在张伯明等的著作</w:t>
      </w:r>
      <w:r>
        <w:rPr>
          <w:vertAlign w:val="superscript"/>
        </w:rPr>
        <w:t>[6]</w:t>
      </w:r>
      <w:r>
        <w:t>中有系统阐述。储能进入系统后，问题性质发生了变化。储能不生产能量，只在时间轴上搬运能量，运行决策与负荷形态、新能源出力紧紧咬合，各时段之间不再相互独立。杨秀等</w:t>
      </w:r>
      <w:r>
        <w:rPr>
          <w:vertAlign w:val="superscript"/>
        </w:rPr>
        <w:t>[7]</w:t>
      </w:r>
      <w:r>
        <w:t>较早把经济调度嵌入储能配置问题，建立了计及并网与孤网两种运行方式的微网储能优化配置模型，说明储能容量与运行策略必须联合决策；后续研究又把充放电效率、荷电状态约束逐步纳入调度环节，储能从被动的能量缓冲转变为主动的调度资源。</w:t>
      </w:r>
    </w:p>
    <w:p w14:paraId="7817A155" w14:textId="77777777" w:rsidR="00AC2690" w:rsidRDefault="007E1222">
      <w:pPr>
        <w:pStyle w:val="2"/>
      </w:pPr>
      <w:r>
        <w:rPr>
          <w:bCs/>
        </w:rPr>
        <w:lastRenderedPageBreak/>
        <w:t xml:space="preserve">2.2 </w:t>
      </w:r>
      <w:r>
        <w:rPr>
          <w:bCs/>
        </w:rPr>
        <w:t>多能互补与双层调度研究</w:t>
      </w:r>
    </w:p>
    <w:p w14:paraId="3D953942" w14:textId="77777777" w:rsidR="00AC2690" w:rsidRDefault="007E1222">
      <w:pPr>
        <w:ind w:firstLineChars="200" w:firstLine="480"/>
      </w:pPr>
      <w:r>
        <w:t>另一条研究路线把多种电源放在一起统筹。宋妍萌等</w:t>
      </w:r>
      <w:r>
        <w:rPr>
          <w:vertAlign w:val="superscript"/>
        </w:rPr>
        <w:t>[8]</w:t>
      </w:r>
      <w:r>
        <w:t>针对风光水火储四类资源建立双层优化调度模型，上层定目标、下层管分配，借层间解耦压缩求解规模；凌煦等</w:t>
      </w:r>
      <w:r>
        <w:rPr>
          <w:vertAlign w:val="superscript"/>
        </w:rPr>
        <w:t>[9]</w:t>
      </w:r>
      <w:r>
        <w:t>研究抽水蓄能电站如何促进风光消纳，把弃电最小化写进优化目标。两项工作的共同点是让消纳从被动结果变成显式目标，这与本文处理弃光的思路一致；区别在于本文的系统结构更简单，重点放在给出可对照、可复现的量化结果上。</w:t>
      </w:r>
    </w:p>
    <w:p w14:paraId="20C26ABA" w14:textId="77777777" w:rsidR="00AC2690" w:rsidRDefault="007E1222">
      <w:pPr>
        <w:pStyle w:val="2"/>
      </w:pPr>
      <w:r>
        <w:rPr>
          <w:bCs/>
        </w:rPr>
        <w:t xml:space="preserve">2.3 </w:t>
      </w:r>
      <w:r>
        <w:rPr>
          <w:bCs/>
        </w:rPr>
        <w:t>数据驱动与多时间尺度方法</w:t>
      </w:r>
    </w:p>
    <w:p w14:paraId="5D851B90" w14:textId="77777777" w:rsidR="00AC2690" w:rsidRDefault="007E1222">
      <w:pPr>
        <w:ind w:firstLineChars="200" w:firstLine="480"/>
      </w:pPr>
      <w:r>
        <w:t>数据驱动方法近年在调度链条的两端同时发力。输入端，朱琼锋等</w:t>
      </w:r>
      <w:r>
        <w:rPr>
          <w:vertAlign w:val="superscript"/>
        </w:rPr>
        <w:t>[10]</w:t>
      </w:r>
      <w:r>
        <w:t>综述了人工智能技术在新能源功率预测中的应用，指出预测精度直接决定调度计划里备用与裕度的安排；输出端，强化学习被用来直接生成运行策略，黄冬梅等</w:t>
      </w:r>
      <w:r>
        <w:rPr>
          <w:vertAlign w:val="superscript"/>
        </w:rPr>
        <w:t>[11]</w:t>
      </w:r>
      <w:r>
        <w:t>面向光储配电网提出多时间尺度深度强化学习电压优化方法，用事件触发机制抑制储能的高频动作。卢锦玲等</w:t>
      </w:r>
      <w:r>
        <w:rPr>
          <w:vertAlign w:val="superscript"/>
        </w:rPr>
        <w:t>[12]</w:t>
      </w:r>
      <w:r>
        <w:t>把动态时空预测与多时间尺度优化框架相结合，光伏削减量与储能损耗同步下降；祁向龙等</w:t>
      </w:r>
      <w:r>
        <w:rPr>
          <w:vertAlign w:val="superscript"/>
        </w:rPr>
        <w:t>[13]</w:t>
      </w:r>
      <w:r>
        <w:t>则用分层架构协调不同时间尺度的控制指令。这类方法把预测误差的影响反馈进调度决策，闭环特征越来越明显。预测与运行环节的界限因此变得模糊，联合建模开始进入工程视野。不过现有成果多围绕电压控制展开，聚焦日式经济调度的研究仍有空间。</w:t>
      </w:r>
    </w:p>
    <w:p w14:paraId="567F53C7" w14:textId="77777777" w:rsidR="00AC2690" w:rsidRDefault="007E1222">
      <w:pPr>
        <w:pStyle w:val="2"/>
      </w:pPr>
      <w:r>
        <w:rPr>
          <w:bCs/>
        </w:rPr>
        <w:t xml:space="preserve">2.4 </w:t>
      </w:r>
      <w:r>
        <w:rPr>
          <w:bCs/>
        </w:rPr>
        <w:t>研究现状小结</w:t>
      </w:r>
    </w:p>
    <w:p w14:paraId="6DBDEBC8" w14:textId="77777777" w:rsidR="00AC2690" w:rsidRDefault="007E1222">
      <w:pPr>
        <w:ind w:firstLineChars="200" w:firstLine="480"/>
      </w:pPr>
      <w:r>
        <w:t>上述工作分别在储能配置、多能互补与智能算法三个方向取得进展，但面向火电、光伏、储能这一基础组合，把燃料成本与弃光惩罚放进同一个日前目标函数，并给出多场景量化对照的研究仍不多见。本文据此展开。</w:t>
      </w:r>
    </w:p>
    <w:p w14:paraId="2A0B467A" w14:textId="77777777" w:rsidR="00AC2690" w:rsidRDefault="007E1222">
      <w:pPr>
        <w:pStyle w:val="1"/>
      </w:pPr>
      <w:r>
        <w:rPr>
          <w:bCs/>
        </w:rPr>
        <w:t>三、调度模型建模</w:t>
      </w:r>
    </w:p>
    <w:p w14:paraId="0D9B82AD" w14:textId="77777777" w:rsidR="00AC2690" w:rsidRDefault="007E1222">
      <w:pPr>
        <w:pStyle w:val="2"/>
      </w:pPr>
      <w:r>
        <w:rPr>
          <w:bCs/>
        </w:rPr>
        <w:t xml:space="preserve">3.1 </w:t>
      </w:r>
      <w:r>
        <w:rPr>
          <w:bCs/>
        </w:rPr>
        <w:t>系统结构与基本假设</w:t>
      </w:r>
    </w:p>
    <w:p w14:paraId="21F0DDD9" w14:textId="77777777" w:rsidR="00AC2690" w:rsidRDefault="007E1222">
      <w:pPr>
        <w:ind w:firstLineChars="200" w:firstLine="480"/>
      </w:pPr>
      <w:r>
        <w:t>考虑一个由等效火电机组、光伏电站与电化学储能构成的区域电网。火电用二次成本函数近似，覆盖启动成本之外的燃料消耗；光伏按预测出力参与平衡，允许部分弃电；储能通过双向充放在日内搬运能量。模型以小时为步长，覆盖</w:t>
      </w:r>
      <w:r>
        <w:t xml:space="preserve"> 24 </w:t>
      </w:r>
      <w:r>
        <w:t>个时段。为突出调度问题本身，做了三点简化，即不计网络潮流与网损，把系统视作单一平衡节点；储能按理想电池处理，不计老化；光伏预测取确定值，不确定性留作后续工作。这种处理与文献</w:t>
      </w:r>
      <w:r>
        <w:rPr>
          <w:vertAlign w:val="superscript"/>
        </w:rPr>
        <w:t>[7-8]</w:t>
      </w:r>
      <w:r>
        <w:t>的常用做法一致，不影响方法框架的一般性。</w:t>
      </w:r>
    </w:p>
    <w:p w14:paraId="307B8DBF" w14:textId="77777777" w:rsidR="00AC2690" w:rsidRDefault="007E1222">
      <w:pPr>
        <w:pStyle w:val="2"/>
      </w:pPr>
      <w:r>
        <w:rPr>
          <w:bCs/>
        </w:rPr>
        <w:t xml:space="preserve">3.2 </w:t>
      </w:r>
      <w:r>
        <w:rPr>
          <w:bCs/>
        </w:rPr>
        <w:t>目标函数</w:t>
      </w:r>
    </w:p>
    <w:p w14:paraId="0EF9AFE8" w14:textId="77777777" w:rsidR="00AC2690" w:rsidRDefault="007E1222">
      <w:pPr>
        <w:ind w:firstLineChars="200" w:firstLine="480"/>
      </w:pPr>
      <w:r>
        <w:t>本文以日综合运行成本最小为目标，成本由燃料项与弃光惩罚项两部分构成。</w:t>
      </w:r>
    </w:p>
    <w:p w14:paraId="1BDE10C1" w14:textId="77777777" w:rsidR="00AC2690" w:rsidRDefault="007E1222">
      <w:pPr>
        <w:ind w:firstLineChars="200" w:firstLine="480"/>
      </w:pPr>
      <w:r>
        <w:t>式中</w:t>
      </w:r>
      <w:r>
        <w:t xml:space="preserve"> </w:t>
      </w:r>
      <m:oMath>
        <m:r>
          <w:rPr>
            <w:rFonts w:ascii="Cambria Math" w:hAnsi="Cambria Math"/>
          </w:rPr>
          <m:t>F</m:t>
        </m:r>
      </m:oMath>
      <w:r>
        <w:t xml:space="preserve"> </w:t>
      </w:r>
      <w:r>
        <w:t>为日综合运行成本，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</w:t>
      </w:r>
      <w:r>
        <w:t>为燃料成本，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</w:t>
      </w:r>
      <w:r>
        <w:t>为弃光惩罚成本，</w:t>
      </w:r>
      <m:oMath>
        <m:r>
          <w:rPr>
            <w:rFonts w:ascii="Cambria Math" w:hAnsi="Cambria Math"/>
          </w:rPr>
          <m:t>a</m:t>
        </m:r>
      </m:oMath>
      <w:r>
        <w:t>、</w:t>
      </w:r>
      <m:oMath>
        <m:r>
          <w:rPr>
            <w:rFonts w:ascii="Cambria Math" w:hAnsi="Cambria Math"/>
          </w:rPr>
          <m:t>b</m:t>
        </m:r>
      </m:oMath>
      <w:r>
        <w:t>、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t>为燃料成本系数，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</w:t>
      </w:r>
      <w:r>
        <w:t>为弃光惩罚系数，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pv,</m:t>
            </m:r>
            <m:r>
              <w:rPr>
                <w:rFonts w:ascii="Cambria Math" w:hAnsi="Cambria Math"/>
              </w:rPr>
              <m:t>t</m:t>
            </m:r>
          </m:sub>
        </m:sSub>
      </m:oMath>
      <w:r>
        <w:t>、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pv,</m:t>
            </m:r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f</m:t>
            </m:r>
          </m:sup>
        </m:sSubSup>
      </m:oMath>
      <w:r>
        <w:t xml:space="preserve"> </w:t>
      </w:r>
      <w:r>
        <w:t>分别为时段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t>的火电出力、光伏利用功率与光伏预测出力，</w:t>
      </w:r>
      <m:oMath>
        <m:r>
          <w:rPr>
            <w:rFonts w:ascii="Cambria Math" w:hAnsi="Cambria Math"/>
          </w:rPr>
          <m:t>Δt</m:t>
        </m:r>
      </m:oMath>
      <w:r>
        <w:t xml:space="preserve"> </w:t>
      </w:r>
      <w:r>
        <w:t>为时段长度，三者的关系见式</w:t>
      </w:r>
      <w:r>
        <w:t>(1)</w:t>
      </w:r>
      <w:r>
        <w:t>至式</w:t>
      </w:r>
      <w:r>
        <w:t>(3)</w:t>
      </w:r>
      <w:r>
        <w:t>。</w:t>
      </w:r>
    </w:p>
    <w:p w14:paraId="31357BCE" w14:textId="77777777" w:rsidR="00AC2690" w:rsidRDefault="007E1222">
      <w:pPr>
        <w:tabs>
          <w:tab w:val="center" w:pos="4536"/>
          <w:tab w:val="right" w:pos="9072"/>
        </w:tabs>
      </w:pPr>
      <w:r>
        <w:tab/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ab/>
      </w:r>
      <w:r>
        <w:t>(1)</w:t>
      </w:r>
    </w:p>
    <w:p w14:paraId="6BDB5072" w14:textId="77777777" w:rsidR="00AC2690" w:rsidRDefault="007E1222">
      <w:pPr>
        <w:tabs>
          <w:tab w:val="center" w:pos="4536"/>
          <w:tab w:val="right" w:pos="9072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24</m:t>
            </m:r>
          </m:sup>
          <m:e/>
        </m:nary>
        <m:r>
          <m:rPr>
            <m:sty m:val="p"/>
          </m:rP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aP</m:t>
            </m:r>
          </m:e>
          <m:sub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bP</m:t>
            </m:r>
          </m:e>
          <m:sub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ab/>
      </w:r>
      <w:r>
        <w:t>(2)</w:t>
      </w:r>
    </w:p>
    <w:p w14:paraId="57AA119C" w14:textId="77777777" w:rsidR="00AC2690" w:rsidRDefault="007E1222">
      <w:pPr>
        <w:tabs>
          <w:tab w:val="center" w:pos="4536"/>
          <w:tab w:val="right" w:pos="9072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24</m:t>
            </m:r>
          </m:sup>
          <m:e/>
        </m:nary>
        <m:r>
          <m:rPr>
            <m:sty m:val="p"/>
          </m:rP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pv,</m:t>
            </m:r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f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pv,</m:t>
            </m:r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Δt</m:t>
        </m:r>
      </m:oMath>
      <w:r>
        <w:tab/>
      </w:r>
      <w:r>
        <w:t>(3)</w:t>
      </w:r>
    </w:p>
    <w:p w14:paraId="3272729A" w14:textId="77777777" w:rsidR="00AC2690" w:rsidRDefault="007E1222">
      <w:pPr>
        <w:pStyle w:val="2"/>
      </w:pPr>
      <w:r>
        <w:rPr>
          <w:bCs/>
        </w:rPr>
        <w:t xml:space="preserve">3.3 </w:t>
      </w:r>
      <w:r>
        <w:rPr>
          <w:bCs/>
        </w:rPr>
        <w:t>约束条件</w:t>
      </w:r>
    </w:p>
    <w:p w14:paraId="6BA34B1E" w14:textId="77777777" w:rsidR="00AC2690" w:rsidRDefault="007E1222">
      <w:pPr>
        <w:ind w:firstLineChars="200" w:firstLine="480"/>
      </w:pPr>
      <w:r>
        <w:t>约束条件分五类。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</w:t>
      </w:r>
      <w:r>
        <w:t>为时段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t>的系统负荷，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ch,</m:t>
            </m:r>
            <m:r>
              <w:rPr>
                <w:rFonts w:ascii="Cambria Math" w:hAnsi="Cambria Math"/>
              </w:rPr>
              <m:t>t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dis,</m:t>
            </m:r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</w:t>
      </w:r>
      <w:r>
        <w:t>为储能充、放电功率，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</w:t>
      </w:r>
      <w:r>
        <w:t>为储能荷电状态，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</w:t>
      </w:r>
      <w:r>
        <w:t>为充、放电效率，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>
        <w:t xml:space="preserve"> </w:t>
      </w:r>
      <w:r>
        <w:t>为荷电状态允许的下、上限，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ch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  <w:r>
        <w:t>、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dis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  <w:r>
        <w:t xml:space="preserve"> </w:t>
      </w:r>
      <w:r>
        <w:t>为充、放电功率的额定限值，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t xml:space="preserve"> </w:t>
      </w:r>
      <w:r>
        <w:t>为火电单位时段内允许的最大出力变化。式</w:t>
      </w:r>
      <w:r>
        <w:t>(4)</w:t>
      </w:r>
      <w:r>
        <w:t>为功率平衡约束，式</w:t>
      </w:r>
      <w:r>
        <w:t>(5)</w:t>
      </w:r>
      <w:r>
        <w:t>限定光伏利用功率不超过预测值，超出部分计入弃光，式</w:t>
      </w:r>
      <w:r>
        <w:t>(6)</w:t>
      </w:r>
      <w:r>
        <w:t>描述荷电状态的时段转移，式</w:t>
      </w:r>
      <w:r>
        <w:t>(7)</w:t>
      </w:r>
      <w:r>
        <w:t>与式</w:t>
      </w:r>
      <w:r>
        <w:t>(8)</w:t>
      </w:r>
      <w:r>
        <w:t>分别给出荷电状态限值与充放电功率限值，式</w:t>
      </w:r>
      <w:r>
        <w:t>(9)</w:t>
      </w:r>
      <w:r>
        <w:t>为火电爬坡约束。</w:t>
      </w:r>
    </w:p>
    <w:p w14:paraId="7285C18B" w14:textId="77777777" w:rsidR="00AC2690" w:rsidRDefault="007E1222">
      <w:pPr>
        <w:ind w:firstLineChars="200" w:firstLine="480"/>
      </w:pPr>
      <w:r>
        <w:t>以上约束把</w:t>
      </w:r>
      <w:r>
        <w:t xml:space="preserve"> 24 </w:t>
      </w:r>
      <w:r>
        <w:t>个时段串成一条链。功率平衡只在时段内生效，爬坡连接相邻时段，储能则把整条时间轴绑在一起。模型规模不大，耦合结构却相当完整，适合作为检验调度算法的基准问题。</w:t>
      </w:r>
    </w:p>
    <w:p w14:paraId="105EF73F" w14:textId="77777777" w:rsidR="00AC2690" w:rsidRDefault="007E1222">
      <w:pPr>
        <w:tabs>
          <w:tab w:val="center" w:pos="4536"/>
          <w:tab w:val="right" w:pos="9072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pv,</m:t>
            </m:r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dis,</m:t>
            </m:r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ch,</m:t>
            </m:r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>
        <w:tab/>
      </w:r>
      <w:r>
        <w:t>(4)</w:t>
      </w:r>
    </w:p>
    <w:p w14:paraId="263FE835" w14:textId="77777777" w:rsidR="00AC2690" w:rsidRDefault="007E1222">
      <w:pPr>
        <w:tabs>
          <w:tab w:val="center" w:pos="4536"/>
          <w:tab w:val="right" w:pos="9072"/>
        </w:tabs>
      </w:pPr>
      <w:r>
        <w:tab/>
      </w:r>
      <m:oMath>
        <m:r>
          <m:rPr>
            <m:sty m:val="p"/>
          </m:rPr>
          <w:rPr>
            <w:rFonts w:ascii="Cambria Math" w:hAnsi="Cambria Math"/>
          </w:rPr>
          <m:t>0≤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pv,</m:t>
            </m:r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pv,</m:t>
            </m:r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f</m:t>
            </m:r>
          </m:sup>
        </m:sSubSup>
      </m:oMath>
      <w:r>
        <w:tab/>
      </w:r>
      <w:r>
        <w:t>(5)</w:t>
      </w:r>
    </w:p>
    <w:p w14:paraId="7CBBF531" w14:textId="77777777" w:rsidR="00AC2690" w:rsidRDefault="007E1222">
      <w:pPr>
        <w:tabs>
          <w:tab w:val="center" w:pos="4536"/>
          <w:tab w:val="right" w:pos="9072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ch,</m:t>
            </m:r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Δt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dis,</m:t>
                </m:r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Δt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η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den>
        </m:f>
      </m:oMath>
      <w:r>
        <w:tab/>
      </w:r>
      <w:r>
        <w:t>(6)</w:t>
      </w:r>
    </w:p>
    <w:p w14:paraId="51BA64FE" w14:textId="77777777" w:rsidR="00AC2690" w:rsidRDefault="007E1222">
      <w:pPr>
        <w:tabs>
          <w:tab w:val="center" w:pos="4536"/>
          <w:tab w:val="right" w:pos="9072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>
        <w:tab/>
      </w:r>
      <w:r>
        <w:t>(7)</w:t>
      </w:r>
    </w:p>
    <w:p w14:paraId="76C1386A" w14:textId="77777777" w:rsidR="00AC2690" w:rsidRDefault="007E1222">
      <w:pPr>
        <w:tabs>
          <w:tab w:val="center" w:pos="4536"/>
          <w:tab w:val="right" w:pos="9072"/>
        </w:tabs>
      </w:pPr>
      <w:r>
        <w:tab/>
      </w:r>
      <m:oMath>
        <m:r>
          <m:rPr>
            <m:sty m:val="p"/>
          </m:rPr>
          <w:rPr>
            <w:rFonts w:ascii="Cambria Math" w:hAnsi="Cambria Math"/>
          </w:rPr>
          <m:t>0≤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ch,</m:t>
            </m:r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ch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m:rPr>
            <m:sty m:val="p"/>
          </m:rPr>
          <w:rPr>
            <w:rFonts w:ascii="Cambria Math" w:hAnsi="Cambria Math"/>
          </w:rPr>
          <m:t>,0≤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dis,</m:t>
            </m:r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dis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  <w:r>
        <w:tab/>
      </w:r>
      <w:r>
        <w:t>(8)</w:t>
      </w:r>
    </w:p>
    <w:p w14:paraId="6D9E3A09" w14:textId="77777777" w:rsidR="00AC2690" w:rsidRDefault="007E1222">
      <w:pPr>
        <w:tabs>
          <w:tab w:val="center" w:pos="4536"/>
          <w:tab w:val="right" w:pos="9072"/>
        </w:tabs>
      </w:pPr>
      <w:r>
        <w:tab/>
      </w:r>
      <m:oMath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tab/>
      </w:r>
      <w:r>
        <w:t>(9)</w:t>
      </w:r>
    </w:p>
    <w:p w14:paraId="6A254B1A" w14:textId="77777777" w:rsidR="00AC2690" w:rsidRDefault="007E1222">
      <w:pPr>
        <w:pStyle w:val="1"/>
      </w:pPr>
      <w:r>
        <w:rPr>
          <w:bCs/>
        </w:rPr>
        <w:t>四、优化算法</w:t>
      </w:r>
    </w:p>
    <w:p w14:paraId="33BF0A93" w14:textId="77777777" w:rsidR="00AC2690" w:rsidRDefault="007E1222">
      <w:pPr>
        <w:pStyle w:val="2"/>
      </w:pPr>
      <w:r>
        <w:rPr>
          <w:bCs/>
        </w:rPr>
        <w:t xml:space="preserve">4.1 </w:t>
      </w:r>
      <w:r>
        <w:rPr>
          <w:bCs/>
        </w:rPr>
        <w:t>求解思路与状态设计</w:t>
      </w:r>
    </w:p>
    <w:p w14:paraId="430572FB" w14:textId="77777777" w:rsidR="00AC2690" w:rsidRDefault="007E1222">
      <w:pPr>
        <w:ind w:firstLineChars="200" w:firstLine="480"/>
      </w:pPr>
      <w:r>
        <w:t>模型的目标函数按时段可加，时段内的耦合约束少，跨时段耦合只来自两处，即火电爬坡与储能荷电状态链。这一结构天然适合动态规划求解。本文把荷电状态与上一时段火电出力组成二维状态，前者按</w:t>
      </w:r>
      <w:r>
        <w:t xml:space="preserve"> 4 MWh </w:t>
      </w:r>
      <w:r>
        <w:t>步长离散为</w:t>
      </w:r>
      <w:r>
        <w:t xml:space="preserve"> 49 </w:t>
      </w:r>
      <w:r>
        <w:t>个取值，后者按</w:t>
      </w:r>
      <w:r>
        <w:t xml:space="preserve"> 5 MW </w:t>
      </w:r>
      <w:r>
        <w:t>步长离散为</w:t>
      </w:r>
      <w:r>
        <w:t xml:space="preserve"> 81 </w:t>
      </w:r>
      <w:r>
        <w:t>个取值；决策变量取各时段充放电功率，按</w:t>
      </w:r>
      <w:r>
        <w:t xml:space="preserve"> 10 MW </w:t>
      </w:r>
      <w:r>
        <w:t>步长取值，且同一时段不允许既充又放。状态空间与决策集都是有限集合，全局最优解可以确定性地求得，这是动态规划相对启发式算法的实质优势，也使结果具备可复现性。</w:t>
      </w:r>
    </w:p>
    <w:p w14:paraId="4318EF42" w14:textId="77777777" w:rsidR="00AC2690" w:rsidRDefault="007E1222">
      <w:pPr>
        <w:pStyle w:val="2"/>
      </w:pPr>
      <w:r>
        <w:rPr>
          <w:bCs/>
        </w:rPr>
        <w:t xml:space="preserve">4.2 </w:t>
      </w:r>
      <w:r>
        <w:rPr>
          <w:bCs/>
        </w:rPr>
        <w:t>递推求解流程</w:t>
      </w:r>
    </w:p>
    <w:p w14:paraId="2E9F9C48" w14:textId="77777777" w:rsidR="00AC2690" w:rsidRDefault="007E1222">
      <w:pPr>
        <w:ind w:firstLineChars="200" w:firstLine="480"/>
      </w:pPr>
      <w:r>
        <w:t>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t>为自时段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t>荷电状态出发、直至调度期末的最小累计成本，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t>为时段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t>采取决策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</w:t>
      </w:r>
      <w:r>
        <w:t>时的当段成本。</w:t>
      </w:r>
    </w:p>
    <w:p w14:paraId="3C3B3FD0" w14:textId="77777777" w:rsidR="00AC2690" w:rsidRDefault="007E1222">
      <w:pPr>
        <w:ind w:firstLineChars="200" w:firstLine="480"/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</m:oMath>
      <w:r>
        <w:t xml:space="preserve"> </w:t>
      </w:r>
      <w:r>
        <w:t>取使当段成本与后段值函数之和最小者，状态转移由式</w:t>
      </w:r>
      <w:r>
        <w:t>(6)</w:t>
      </w:r>
      <w:r>
        <w:t>给出，递推关系见式</w:t>
      </w:r>
      <w:r>
        <w:t>(10)</w:t>
      </w:r>
      <w:r>
        <w:t>。调度期末对荷电状态偏离初值施加二次惩罚，见式</w:t>
      </w:r>
      <w:r>
        <w:t>(11)</w:t>
      </w:r>
      <w:r>
        <w:t>，其中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</w:t>
      </w:r>
      <w:r>
        <w:t>为惩罚系数，作用是促使储能在日内完成充放循环，避免把能量平衡问题甩给边界条件。</w:t>
      </w:r>
    </w:p>
    <w:p w14:paraId="480BD73E" w14:textId="77777777" w:rsidR="00AC2690" w:rsidRDefault="007E1222">
      <w:pPr>
        <w:tabs>
          <w:tab w:val="center" w:pos="4536"/>
          <w:tab w:val="right" w:pos="9072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ab/>
      </w:r>
      <w:r>
        <w:t>(10)</w:t>
      </w:r>
    </w:p>
    <w:p w14:paraId="094D46B6" w14:textId="77777777" w:rsidR="00AC2690" w:rsidRDefault="007E1222">
      <w:pPr>
        <w:tabs>
          <w:tab w:val="center" w:pos="4536"/>
          <w:tab w:val="right" w:pos="9072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24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24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24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ab/>
      </w:r>
      <w:r>
        <w:t>(11)</w:t>
      </w:r>
    </w:p>
    <w:p w14:paraId="749E57C8" w14:textId="77777777" w:rsidR="00AC2690" w:rsidRDefault="007E1222">
      <w:pPr>
        <w:pStyle w:val="2"/>
      </w:pPr>
      <w:r>
        <w:rPr>
          <w:bCs/>
        </w:rPr>
        <w:t xml:space="preserve">4.3 </w:t>
      </w:r>
      <w:r>
        <w:rPr>
          <w:bCs/>
        </w:rPr>
        <w:t>算例场景与参数设置</w:t>
      </w:r>
    </w:p>
    <w:p w14:paraId="799A7F2D" w14:textId="77777777" w:rsidR="00AC2690" w:rsidRDefault="007E1222">
      <w:pPr>
        <w:ind w:firstLineChars="200" w:firstLine="480"/>
      </w:pPr>
      <w:r>
        <w:t>算例系统的主要参数见表</w:t>
      </w:r>
      <w:r>
        <w:t xml:space="preserve"> 1</w:t>
      </w:r>
      <w:r>
        <w:t>。火电额定出力</w:t>
      </w:r>
      <w:r>
        <w:t xml:space="preserve"> 600 MW</w:t>
      </w:r>
      <w:r>
        <w:t>，最小技术出力</w:t>
      </w:r>
      <w:r>
        <w:t xml:space="preserve"> 200 MW</w:t>
      </w:r>
      <w:r>
        <w:t>，燃料成本系数按边际成本约</w:t>
      </w:r>
      <w:r>
        <w:t xml:space="preserve"> 282 </w:t>
      </w:r>
      <w:r>
        <w:t>元</w:t>
      </w:r>
      <w:r>
        <w:t xml:space="preserve">/MWh </w:t>
      </w:r>
      <w:r>
        <w:t>的中等煤电水平设定；储能额定容量</w:t>
      </w:r>
      <w:r>
        <w:t xml:space="preserve"> 240 MWh</w:t>
      </w:r>
      <w:r>
        <w:t>，额定充放电功率各</w:t>
      </w:r>
      <w:r>
        <w:t xml:space="preserve"> 60 MW</w:t>
      </w:r>
      <w:r>
        <w:t>，效率取</w:t>
      </w:r>
      <w:r>
        <w:t xml:space="preserve"> 0.95</w:t>
      </w:r>
      <w:r>
        <w:t>，荷电状态允许区间为</w:t>
      </w:r>
      <w:r>
        <w:t xml:space="preserve"> 24 </w:t>
      </w:r>
      <w:r>
        <w:t>至</w:t>
      </w:r>
      <w:r>
        <w:t xml:space="preserve"> 216 MWh</w:t>
      </w:r>
      <w:r>
        <w:t>；弃光惩罚系数取</w:t>
      </w:r>
      <w:r>
        <w:t xml:space="preserve"> 500 </w:t>
      </w:r>
      <w:r>
        <w:t>元</w:t>
      </w:r>
      <w:r>
        <w:t>/MWh</w:t>
      </w:r>
      <w:r>
        <w:t>，大体对应光伏发电的环境价值与考核力度。需要说明，负荷与光伏曲线是按典型形态构造的仿真设定，负荷在</w:t>
      </w:r>
      <w:r>
        <w:t xml:space="preserve"> 320 </w:t>
      </w:r>
      <w:r>
        <w:t>至</w:t>
      </w:r>
      <w:r>
        <w:t xml:space="preserve"> 585 MW </w:t>
      </w:r>
      <w:r>
        <w:t>之间变化，光伏峰值</w:t>
      </w:r>
      <w:r>
        <w:t xml:space="preserve"> 340 MW </w:t>
      </w:r>
      <w:r>
        <w:t>出现在正午，并非某座实际电网的量测数据，算例的意义在于方法验证与场景对照，而不在于复现特定电网。三个对比场景的设置见表</w:t>
      </w:r>
      <w:r>
        <w:t xml:space="preserve"> 2</w:t>
      </w:r>
      <w:r>
        <w:t>，无储能场景作为基准，固定时段策略模拟人工经验安排，优化调度为本章算法的输出。</w:t>
      </w:r>
    </w:p>
    <w:p w14:paraId="370DD45D" w14:textId="77777777" w:rsidR="00AC2690" w:rsidRDefault="007E1222">
      <w:pPr>
        <w:ind w:firstLineChars="200" w:firstLine="480"/>
      </w:pPr>
      <w:r>
        <w:t>燃料成本函数中，系数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t>的量纲为元每兆瓦平方每小时，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为元每兆瓦时，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t>为元每小时。</w:t>
      </w:r>
    </w:p>
    <w:p w14:paraId="2898C6BC" w14:textId="77777777" w:rsidR="00AC2690" w:rsidRDefault="007E1222">
      <w:pPr>
        <w:keepNext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1 </w:t>
      </w:r>
      <w:r>
        <w:rPr>
          <w:b/>
          <w:bCs/>
          <w:sz w:val="21"/>
          <w:szCs w:val="21"/>
        </w:rPr>
        <w:t>算例系统主要参数</w:t>
      </w:r>
    </w:p>
    <w:tbl>
      <w:tblPr>
        <w:tblW w:w="5000" w:type="pct"/>
        <w:tblBorders>
          <w:top w:val="single" w:sz="12" w:space="0" w:color="auto"/>
          <w:bottom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1"/>
        <w:gridCol w:w="3922"/>
        <w:gridCol w:w="3049"/>
      </w:tblGrid>
      <w:tr w:rsidR="00AC2690" w14:paraId="620228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bottom w:val="single" w:sz="4" w:space="0" w:color="auto"/>
            </w:tcBorders>
          </w:tcPr>
          <w:p w14:paraId="080CD0B3" w14:textId="77777777" w:rsidR="00AC2690" w:rsidRDefault="007E122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符号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EAF118E" w14:textId="77777777" w:rsidR="00AC2690" w:rsidRDefault="007E122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含义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D416D12" w14:textId="77777777" w:rsidR="00AC2690" w:rsidRDefault="007E122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数值</w:t>
            </w:r>
          </w:p>
        </w:tc>
      </w:tr>
      <w:tr w:rsidR="00AC2690" w14:paraId="7EE080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D3C6BE" w14:textId="77777777" w:rsidR="00AC2690" w:rsidRDefault="007E1222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bSup>
              </m:oMath>
            </m:oMathPara>
          </w:p>
        </w:tc>
        <w:tc>
          <w:tcPr>
            <w:tcW w:w="0" w:type="auto"/>
          </w:tcPr>
          <w:p w14:paraId="627C0EA9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火电额定出力</w:t>
            </w:r>
          </w:p>
        </w:tc>
        <w:tc>
          <w:tcPr>
            <w:tcW w:w="0" w:type="auto"/>
          </w:tcPr>
          <w:p w14:paraId="4C4B469B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600 MW</w:t>
            </w:r>
          </w:p>
        </w:tc>
      </w:tr>
      <w:tr w:rsidR="00AC2690" w14:paraId="49B7DA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B44011" w14:textId="77777777" w:rsidR="00AC2690" w:rsidRDefault="007E122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,min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F0A850B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火电最小技术出力</w:t>
            </w:r>
          </w:p>
        </w:tc>
        <w:tc>
          <w:tcPr>
            <w:tcW w:w="0" w:type="auto"/>
          </w:tcPr>
          <w:p w14:paraId="019EF208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200 MW</w:t>
            </w:r>
          </w:p>
        </w:tc>
      </w:tr>
      <w:tr w:rsidR="00AC2690" w14:paraId="048132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3D8034" w14:textId="77777777" w:rsidR="00AC2690" w:rsidRDefault="007E122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B6C28DA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火电爬坡限值</w:t>
            </w:r>
          </w:p>
        </w:tc>
        <w:tc>
          <w:tcPr>
            <w:tcW w:w="0" w:type="auto"/>
          </w:tcPr>
          <w:p w14:paraId="6F68047D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100 MW/h</w:t>
            </w:r>
          </w:p>
        </w:tc>
      </w:tr>
      <w:tr w:rsidR="00AC2690" w14:paraId="51DC96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824667" w14:textId="77777777" w:rsidR="00AC2690" w:rsidRDefault="007E1222">
            <w:pPr>
              <w:jc w:val="center"/>
            </w:pPr>
            <m:oMath>
              <m:r>
                <w:rPr>
                  <w:rFonts w:ascii="Cambria Math" w:hAnsi="Cambria Math"/>
                </w:rPr>
                <m:t>a</m:t>
              </m:r>
            </m:oMath>
            <w:r>
              <w:rPr>
                <w:sz w:val="21"/>
                <w:szCs w:val="21"/>
              </w:rPr>
              <w:t>、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rPr>
                <w:sz w:val="21"/>
                <w:szCs w:val="21"/>
              </w:rPr>
              <w:t>、</w:t>
            </w:r>
            <m:oMath>
              <m:r>
                <w:rPr>
                  <w:rFonts w:ascii="Cambria Math" w:hAnsi="Cambria Math"/>
                </w:rPr>
                <m:t>c</m:t>
              </m:r>
            </m:oMath>
          </w:p>
        </w:tc>
        <w:tc>
          <w:tcPr>
            <w:tcW w:w="0" w:type="auto"/>
          </w:tcPr>
          <w:p w14:paraId="7FD3CDA8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燃料成本系数</w:t>
            </w:r>
          </w:p>
        </w:tc>
        <w:tc>
          <w:tcPr>
            <w:tcW w:w="0" w:type="auto"/>
          </w:tcPr>
          <w:p w14:paraId="7B85AA20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0.003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280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5400</w:t>
            </w:r>
          </w:p>
        </w:tc>
      </w:tr>
      <w:tr w:rsidR="00AC2690" w14:paraId="55A5A9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92C03F" w14:textId="77777777" w:rsidR="00AC2690" w:rsidRDefault="007E122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6E5EF14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储能额定容量</w:t>
            </w:r>
          </w:p>
        </w:tc>
        <w:tc>
          <w:tcPr>
            <w:tcW w:w="0" w:type="auto"/>
          </w:tcPr>
          <w:p w14:paraId="0E11A2F7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240 MWh</w:t>
            </w:r>
          </w:p>
        </w:tc>
      </w:tr>
      <w:tr w:rsidR="00AC2690" w14:paraId="32BA3B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5B2669" w14:textId="77777777" w:rsidR="00AC2690" w:rsidRDefault="007E1222">
            <w:pPr>
              <w:jc w:val="center"/>
            </w:pP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ch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</m:oMath>
            <w:r>
              <w:rPr>
                <w:sz w:val="21"/>
                <w:szCs w:val="21"/>
              </w:rPr>
              <w:t>、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dis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</m:oMath>
          </w:p>
        </w:tc>
        <w:tc>
          <w:tcPr>
            <w:tcW w:w="0" w:type="auto"/>
          </w:tcPr>
          <w:p w14:paraId="76DD7763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储能额定充、放电功率</w:t>
            </w:r>
          </w:p>
        </w:tc>
        <w:tc>
          <w:tcPr>
            <w:tcW w:w="0" w:type="auto"/>
          </w:tcPr>
          <w:p w14:paraId="293A0ABA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各</w:t>
            </w:r>
            <w:r>
              <w:rPr>
                <w:sz w:val="21"/>
                <w:szCs w:val="21"/>
              </w:rPr>
              <w:t xml:space="preserve"> 60 MW</w:t>
            </w:r>
          </w:p>
        </w:tc>
      </w:tr>
      <w:tr w:rsidR="00AC2690" w14:paraId="7739CB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8913E9" w14:textId="77777777" w:rsidR="00AC2690" w:rsidRDefault="007E1222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>
              <w:rPr>
                <w:sz w:val="21"/>
                <w:szCs w:val="21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oMath>
          </w:p>
        </w:tc>
        <w:tc>
          <w:tcPr>
            <w:tcW w:w="0" w:type="auto"/>
          </w:tcPr>
          <w:p w14:paraId="7ECDA1E4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充、放电效率</w:t>
            </w:r>
          </w:p>
        </w:tc>
        <w:tc>
          <w:tcPr>
            <w:tcW w:w="0" w:type="auto"/>
          </w:tcPr>
          <w:p w14:paraId="31C89646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0.95</w:t>
            </w:r>
          </w:p>
        </w:tc>
      </w:tr>
      <w:tr w:rsidR="00AC2690" w14:paraId="701AD5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3C1ACE" w14:textId="77777777" w:rsidR="00AC2690" w:rsidRDefault="007E1222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oMath>
            <w:r>
              <w:rPr>
                <w:sz w:val="21"/>
                <w:szCs w:val="21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</m:oMath>
          </w:p>
        </w:tc>
        <w:tc>
          <w:tcPr>
            <w:tcW w:w="0" w:type="auto"/>
          </w:tcPr>
          <w:p w14:paraId="3FDD57A2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荷电状态允许下、上限</w:t>
            </w:r>
          </w:p>
        </w:tc>
        <w:tc>
          <w:tcPr>
            <w:tcW w:w="0" w:type="auto"/>
          </w:tcPr>
          <w:p w14:paraId="2977B300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24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216 MWh</w:t>
            </w:r>
          </w:p>
        </w:tc>
      </w:tr>
      <w:tr w:rsidR="00AC2690" w14:paraId="5248CC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8F9C87" w14:textId="77777777" w:rsidR="00AC2690" w:rsidRDefault="007E122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074D69D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初始荷电状态</w:t>
            </w:r>
          </w:p>
        </w:tc>
        <w:tc>
          <w:tcPr>
            <w:tcW w:w="0" w:type="auto"/>
          </w:tcPr>
          <w:p w14:paraId="0D5A0A46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120 MWh</w:t>
            </w:r>
          </w:p>
        </w:tc>
      </w:tr>
      <w:tr w:rsidR="00AC2690" w14:paraId="7EDD2B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DE6AD1" w14:textId="77777777" w:rsidR="00AC2690" w:rsidRDefault="007E122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8B4AE36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弃光惩罚系数</w:t>
            </w:r>
          </w:p>
        </w:tc>
        <w:tc>
          <w:tcPr>
            <w:tcW w:w="0" w:type="auto"/>
          </w:tcPr>
          <w:p w14:paraId="768C4919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 xml:space="preserve">500 </w:t>
            </w:r>
            <w:r>
              <w:rPr>
                <w:sz w:val="21"/>
                <w:szCs w:val="21"/>
              </w:rPr>
              <w:t>元</w:t>
            </w:r>
            <w:r>
              <w:rPr>
                <w:sz w:val="21"/>
                <w:szCs w:val="21"/>
              </w:rPr>
              <w:t>/MWh</w:t>
            </w:r>
          </w:p>
        </w:tc>
      </w:tr>
    </w:tbl>
    <w:p w14:paraId="05CBA1B9" w14:textId="77777777" w:rsidR="00AC2690" w:rsidRDefault="00AC2690"/>
    <w:p w14:paraId="7007F3DF" w14:textId="77777777" w:rsidR="00AC2690" w:rsidRDefault="007E1222">
      <w:pPr>
        <w:keepNext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2 </w:t>
      </w:r>
      <w:r>
        <w:rPr>
          <w:b/>
          <w:bCs/>
          <w:sz w:val="21"/>
          <w:szCs w:val="21"/>
        </w:rPr>
        <w:t>对比场景设置</w:t>
      </w:r>
    </w:p>
    <w:tbl>
      <w:tblPr>
        <w:tblW w:w="5000" w:type="pct"/>
        <w:tblBorders>
          <w:top w:val="single" w:sz="12" w:space="0" w:color="auto"/>
          <w:bottom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"/>
        <w:gridCol w:w="781"/>
        <w:gridCol w:w="7896"/>
      </w:tblGrid>
      <w:tr w:rsidR="00AC2690" w14:paraId="1D319D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bottom w:val="single" w:sz="4" w:space="0" w:color="auto"/>
            </w:tcBorders>
          </w:tcPr>
          <w:p w14:paraId="7C239EA8" w14:textId="77777777" w:rsidR="00AC2690" w:rsidRDefault="007E122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场景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D8A7B8E" w14:textId="77777777" w:rsidR="00AC2690" w:rsidRDefault="007E122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储能配置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4B2DF69" w14:textId="77777777" w:rsidR="00AC2690" w:rsidRDefault="007E122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运行方式</w:t>
            </w:r>
          </w:p>
        </w:tc>
      </w:tr>
      <w:tr w:rsidR="00AC2690" w14:paraId="359212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734576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S1</w:t>
            </w:r>
          </w:p>
        </w:tc>
        <w:tc>
          <w:tcPr>
            <w:tcW w:w="0" w:type="auto"/>
          </w:tcPr>
          <w:p w14:paraId="483C882C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无</w:t>
            </w:r>
          </w:p>
        </w:tc>
        <w:tc>
          <w:tcPr>
            <w:tcW w:w="0" w:type="auto"/>
          </w:tcPr>
          <w:p w14:paraId="5540E4B0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火电与光伏直接平衡，允许弃光</w:t>
            </w:r>
          </w:p>
        </w:tc>
      </w:tr>
      <w:tr w:rsidR="00AC2690" w14:paraId="0CB276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DF54B0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S2</w:t>
            </w:r>
          </w:p>
        </w:tc>
        <w:tc>
          <w:tcPr>
            <w:tcW w:w="0" w:type="auto"/>
          </w:tcPr>
          <w:p w14:paraId="75C0C21F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有</w:t>
            </w:r>
          </w:p>
        </w:tc>
        <w:tc>
          <w:tcPr>
            <w:tcW w:w="0" w:type="auto"/>
          </w:tcPr>
          <w:p w14:paraId="7EE40576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固定时段策略，</w:t>
            </w:r>
            <w:r>
              <w:rPr>
                <w:sz w:val="21"/>
                <w:szCs w:val="21"/>
              </w:rPr>
              <w:t xml:space="preserve">10—13 </w:t>
            </w:r>
            <w:r>
              <w:rPr>
                <w:sz w:val="21"/>
                <w:szCs w:val="21"/>
              </w:rPr>
              <w:t>时充</w:t>
            </w:r>
            <w:r>
              <w:rPr>
                <w:sz w:val="21"/>
                <w:szCs w:val="21"/>
              </w:rPr>
              <w:t xml:space="preserve"> 25 MW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 xml:space="preserve">19—21 </w:t>
            </w:r>
            <w:r>
              <w:rPr>
                <w:sz w:val="21"/>
                <w:szCs w:val="21"/>
              </w:rPr>
              <w:t>时放</w:t>
            </w:r>
            <w:r>
              <w:rPr>
                <w:sz w:val="21"/>
                <w:szCs w:val="21"/>
              </w:rPr>
              <w:t xml:space="preserve"> 45 MW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 xml:space="preserve">22—23 </w:t>
            </w:r>
            <w:r>
              <w:rPr>
                <w:sz w:val="21"/>
                <w:szCs w:val="21"/>
              </w:rPr>
              <w:t>时回充</w:t>
            </w:r>
            <w:r>
              <w:rPr>
                <w:sz w:val="21"/>
                <w:szCs w:val="21"/>
              </w:rPr>
              <w:t xml:space="preserve"> 20 MW</w:t>
            </w:r>
            <w:r>
              <w:rPr>
                <w:sz w:val="21"/>
                <w:szCs w:val="21"/>
              </w:rPr>
              <w:t>，越限自动截断</w:t>
            </w:r>
          </w:p>
        </w:tc>
      </w:tr>
      <w:tr w:rsidR="00AC2690" w14:paraId="583A19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839453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S3</w:t>
            </w:r>
          </w:p>
        </w:tc>
        <w:tc>
          <w:tcPr>
            <w:tcW w:w="0" w:type="auto"/>
          </w:tcPr>
          <w:p w14:paraId="13DDFA70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有</w:t>
            </w:r>
          </w:p>
        </w:tc>
        <w:tc>
          <w:tcPr>
            <w:tcW w:w="0" w:type="auto"/>
          </w:tcPr>
          <w:p w14:paraId="45DD5CB3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动态规划优化，全天以综合运行成本最小为目标</w:t>
            </w:r>
          </w:p>
        </w:tc>
      </w:tr>
    </w:tbl>
    <w:p w14:paraId="47FE2CA4" w14:textId="77777777" w:rsidR="00AC2690" w:rsidRDefault="00AC2690"/>
    <w:p w14:paraId="7D0359C1" w14:textId="77777777" w:rsidR="00AC2690" w:rsidRDefault="007E1222">
      <w:pPr>
        <w:pStyle w:val="1"/>
      </w:pPr>
      <w:r>
        <w:rPr>
          <w:bCs/>
        </w:rPr>
        <w:t>五、算例分析</w:t>
      </w:r>
    </w:p>
    <w:p w14:paraId="04973A93" w14:textId="77777777" w:rsidR="00AC2690" w:rsidRDefault="007E1222">
      <w:pPr>
        <w:pStyle w:val="2"/>
      </w:pPr>
      <w:r>
        <w:rPr>
          <w:bCs/>
        </w:rPr>
        <w:t xml:space="preserve">5.1 </w:t>
      </w:r>
      <w:r>
        <w:rPr>
          <w:bCs/>
        </w:rPr>
        <w:t>典型日数据特征</w:t>
      </w:r>
    </w:p>
    <w:p w14:paraId="38AEDDD0" w14:textId="77777777" w:rsidR="00AC2690" w:rsidRDefault="007E1222">
      <w:pPr>
        <w:ind w:firstLineChars="200" w:firstLine="480"/>
      </w:pPr>
      <w:r>
        <w:t>图</w:t>
      </w:r>
      <w:r>
        <w:t xml:space="preserve"> 1 </w:t>
      </w:r>
      <w:r>
        <w:t>给出典型日的负荷与光伏预测曲线。两条曲线几乎反相。负荷在</w:t>
      </w:r>
      <w:r>
        <w:t xml:space="preserve"> 19 </w:t>
      </w:r>
      <w:r>
        <w:t>时达到</w:t>
      </w:r>
      <w:r>
        <w:t xml:space="preserve"> 585 MW </w:t>
      </w:r>
      <w:r>
        <w:t>的晚高峰，光伏在正午前后顶到</w:t>
      </w:r>
      <w:r>
        <w:t xml:space="preserve"> 340 MW</w:t>
      </w:r>
      <w:r>
        <w:t>；扣除光伏之后，午间净负荷一度压到</w:t>
      </w:r>
      <w:r>
        <w:t xml:space="preserve"> 165 MW</w:t>
      </w:r>
      <w:r>
        <w:t>，低于火电</w:t>
      </w:r>
      <w:r>
        <w:t xml:space="preserve"> 200 MW </w:t>
      </w:r>
      <w:r>
        <w:t>的最小技术出力，无储能场景只能弃光运行，全天弃光电量</w:t>
      </w:r>
      <w:r>
        <w:t xml:space="preserve"> 70 MWh</w:t>
      </w:r>
      <w:r>
        <w:t>，弃光率</w:t>
      </w:r>
      <w:r>
        <w:t xml:space="preserve"> 3.00%</w:t>
      </w:r>
      <w:r>
        <w:t>。</w:t>
      </w:r>
    </w:p>
    <w:p w14:paraId="2780482F" w14:textId="77777777" w:rsidR="00AC2690" w:rsidRDefault="007E1222">
      <w:pPr>
        <w:jc w:val="center"/>
      </w:pPr>
      <w:r>
        <w:rPr>
          <w:noProof/>
        </w:rPr>
        <w:drawing>
          <wp:inline distT="0" distB="0" distL="0" distR="0" wp14:anchorId="6E274275" wp14:editId="732D7AE9">
            <wp:extent cx="5040000" cy="238000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01D2" w14:textId="77777777" w:rsidR="00AC2690" w:rsidRDefault="007E1222">
      <w:pPr>
        <w:jc w:val="center"/>
      </w:pPr>
      <w:r>
        <w:rPr>
          <w:sz w:val="21"/>
          <w:szCs w:val="21"/>
        </w:rPr>
        <w:t>图</w:t>
      </w:r>
      <w:r>
        <w:rPr>
          <w:sz w:val="21"/>
          <w:szCs w:val="21"/>
        </w:rPr>
        <w:t xml:space="preserve"> 1 </w:t>
      </w:r>
      <w:r>
        <w:rPr>
          <w:sz w:val="21"/>
          <w:szCs w:val="21"/>
        </w:rPr>
        <w:t>典型日负荷与光伏预测出力曲线（负荷晚高峰</w:t>
      </w:r>
      <w:r>
        <w:rPr>
          <w:sz w:val="21"/>
          <w:szCs w:val="21"/>
        </w:rPr>
        <w:t xml:space="preserve"> 585 MW</w:t>
      </w:r>
      <w:r>
        <w:rPr>
          <w:sz w:val="21"/>
          <w:szCs w:val="21"/>
        </w:rPr>
        <w:t>，光伏正午峰值</w:t>
      </w:r>
      <w:r>
        <w:rPr>
          <w:sz w:val="21"/>
          <w:szCs w:val="21"/>
        </w:rPr>
        <w:t xml:space="preserve"> 340 MW</w:t>
      </w:r>
      <w:r>
        <w:rPr>
          <w:sz w:val="21"/>
          <w:szCs w:val="21"/>
        </w:rPr>
        <w:t>）</w:t>
      </w:r>
    </w:p>
    <w:p w14:paraId="5478D1D2" w14:textId="77777777" w:rsidR="00AC2690" w:rsidRDefault="007E1222">
      <w:pPr>
        <w:pStyle w:val="2"/>
      </w:pPr>
      <w:r>
        <w:rPr>
          <w:bCs/>
        </w:rPr>
        <w:t xml:space="preserve">5.2 </w:t>
      </w:r>
      <w:r>
        <w:rPr>
          <w:bCs/>
        </w:rPr>
        <w:t>优化调度结果</w:t>
      </w:r>
    </w:p>
    <w:p w14:paraId="3A163AEF" w14:textId="2429B26B" w:rsidR="00AC2690" w:rsidRDefault="007E1222">
      <w:pPr>
        <w:ind w:firstLineChars="200" w:firstLine="480"/>
      </w:pPr>
      <w:r>
        <w:t>图</w:t>
      </w:r>
      <w:r>
        <w:t xml:space="preserve"> 2 </w:t>
      </w:r>
      <w:r>
        <w:t>展示优化调度场景的出力安排。储能</w:t>
      </w:r>
      <w:del w:id="6" w:author="王教授" w:date="2026-10-24T16:41:00Z">
        <w:r w:rsidDel="007E1222">
          <w:delText>动作轨迹清晰可辨</w:delText>
        </w:r>
      </w:del>
      <w:ins w:id="7" w:author="王教授" w:date="2026-10-24T16:41:00Z">
        <w:r>
          <w:t>动作轨迹清晰</w:t>
        </w:r>
      </w:ins>
      <w:r>
        <w:t>，午间</w:t>
      </w:r>
      <w:r>
        <w:t xml:space="preserve"> 11 </w:t>
      </w:r>
      <w:r>
        <w:t>时至</w:t>
      </w:r>
      <w:r>
        <w:t xml:space="preserve"> 14 </w:t>
      </w:r>
      <w:r>
        <w:t>时以</w:t>
      </w:r>
      <w:r>
        <w:t xml:space="preserve"> 40 MW </w:t>
      </w:r>
      <w:r>
        <w:t>充电，把本该被弃掉的光伏收进储罐，晚间</w:t>
      </w:r>
      <w:r>
        <w:t xml:space="preserve"> 17 </w:t>
      </w:r>
      <w:r>
        <w:t>时至</w:t>
      </w:r>
      <w:r>
        <w:t xml:space="preserve"> 22 </w:t>
      </w:r>
      <w:r>
        <w:t>时转为</w:t>
      </w:r>
      <w:r>
        <w:t xml:space="preserve"> 20 MW </w:t>
      </w:r>
      <w:r>
        <w:t>放电顶住晚高峰，凌晨与上午另有小段调节以腾挪容量。荷电状态从</w:t>
      </w:r>
      <w:r>
        <w:t xml:space="preserve"> 120 MWh </w:t>
      </w:r>
      <w:r>
        <w:t>出发，最高升至</w:t>
      </w:r>
      <w:r>
        <w:t xml:space="preserve"> 200 MWh</w:t>
      </w:r>
      <w:r>
        <w:t>、最低压到</w:t>
      </w:r>
      <w:r>
        <w:t xml:space="preserve"> 40 MWh</w:t>
      </w:r>
      <w:r>
        <w:t>，期末精确回到初值，完成一个完整循环。光伏利用功率与预测出力逐时段重合，弃光为零。火电出力被压在</w:t>
      </w:r>
      <w:r>
        <w:t xml:space="preserve"> 205 MW </w:t>
      </w:r>
      <w:r>
        <w:t>至</w:t>
      </w:r>
      <w:r>
        <w:t xml:space="preserve"> 557 MW </w:t>
      </w:r>
      <w:r>
        <w:t>之间，午间低谷略高于最小技术出力，不必再为光伏让路。</w:t>
      </w:r>
    </w:p>
    <w:p w14:paraId="01DFADE8" w14:textId="77777777" w:rsidR="00AC2690" w:rsidRDefault="007E1222">
      <w:pPr>
        <w:jc w:val="center"/>
      </w:pPr>
      <w:r>
        <w:rPr>
          <w:noProof/>
        </w:rPr>
        <w:drawing>
          <wp:inline distT="0" distB="0" distL="0" distR="0" wp14:anchorId="32D138F4" wp14:editId="1F82A94E">
            <wp:extent cx="5040000" cy="252000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50E7" w14:textId="77777777" w:rsidR="00AC2690" w:rsidRDefault="007E1222">
      <w:pPr>
        <w:jc w:val="center"/>
      </w:pPr>
      <w:r>
        <w:rPr>
          <w:sz w:val="21"/>
          <w:szCs w:val="21"/>
        </w:rPr>
        <w:t>图</w:t>
      </w:r>
      <w:r>
        <w:rPr>
          <w:sz w:val="21"/>
          <w:szCs w:val="21"/>
        </w:rPr>
        <w:t xml:space="preserve"> 2 </w:t>
      </w:r>
      <w:r>
        <w:rPr>
          <w:sz w:val="21"/>
          <w:szCs w:val="21"/>
        </w:rPr>
        <w:t>优化调度场景的出力安排（堆叠区域自下而上为火电出力与光伏利用功率，虚线为系统负荷）</w:t>
      </w:r>
    </w:p>
    <w:p w14:paraId="356FB3E5" w14:textId="77777777" w:rsidR="00AC2690" w:rsidRDefault="007E1222">
      <w:pPr>
        <w:pStyle w:val="2"/>
      </w:pPr>
      <w:r>
        <w:rPr>
          <w:bCs/>
        </w:rPr>
        <w:t xml:space="preserve">5.3 </w:t>
      </w:r>
      <w:r>
        <w:rPr>
          <w:bCs/>
        </w:rPr>
        <w:t>场景对比与讨论</w:t>
      </w:r>
    </w:p>
    <w:p w14:paraId="19551A0E" w14:textId="77777777" w:rsidR="00AC2690" w:rsidRDefault="007E1222">
      <w:pPr>
        <w:ind w:firstLineChars="200" w:firstLine="480"/>
      </w:pPr>
      <w:r>
        <w:t>三个场景的关键指标汇总于表</w:t>
      </w:r>
      <w:r>
        <w:t xml:space="preserve"> 3</w:t>
      </w:r>
      <w:r>
        <w:t>，火电出力与荷电状态的对比见图</w:t>
      </w:r>
      <w:r>
        <w:t xml:space="preserve"> 3</w:t>
      </w:r>
      <w:r>
        <w:t>。无储能基准的综合运行成本为</w:t>
      </w:r>
      <w:r>
        <w:t xml:space="preserve"> 262.36 </w:t>
      </w:r>
      <w:r>
        <w:t>万元，固定时段策略降到</w:t>
      </w:r>
      <w:r>
        <w:t xml:space="preserve"> 258.58 </w:t>
      </w:r>
      <w:r>
        <w:t>万元，降幅</w:t>
      </w:r>
      <w:r>
        <w:t xml:space="preserve"> 1.44%</w:t>
      </w:r>
      <w:r>
        <w:t>；优化调度进一步降到</w:t>
      </w:r>
      <w:r>
        <w:t xml:space="preserve"> 256.87 </w:t>
      </w:r>
      <w:r>
        <w:t>万元，较基准下降</w:t>
      </w:r>
      <w:r>
        <w:t xml:space="preserve"> 2.09%</w:t>
      </w:r>
      <w:r>
        <w:t>，其中燃料成本减少约</w:t>
      </w:r>
      <w:r>
        <w:t xml:space="preserve"> 1.99 </w:t>
      </w:r>
      <w:r>
        <w:t>万元，弃光惩罚归零贡献了另外</w:t>
      </w:r>
      <w:r>
        <w:t xml:space="preserve"> 3.5 </w:t>
      </w:r>
      <w:r>
        <w:t>万元。固定时段策略的表现值得多说一句，它把</w:t>
      </w:r>
      <w:r>
        <w:t xml:space="preserve"> 45 MW </w:t>
      </w:r>
      <w:r>
        <w:t>的放电集中压在晚高峰，火电出力峰谷差最小，只有</w:t>
      </w:r>
      <w:r>
        <w:t xml:space="preserve"> 335 MW</w:t>
      </w:r>
      <w:r>
        <w:t>，但其充放时刻与光伏出力错位，午间仍有</w:t>
      </w:r>
      <w:r>
        <w:t xml:space="preserve"> 20 MWh </w:t>
      </w:r>
      <w:r>
        <w:t>光伏无处安放，综合成本反而高于优化调度。优化调度把有限的</w:t>
      </w:r>
      <w:r>
        <w:t xml:space="preserve"> 240 MWh </w:t>
      </w:r>
      <w:r>
        <w:t>容量优先用于消纳午间光伏，晚高峰只以</w:t>
      </w:r>
      <w:r>
        <w:t xml:space="preserve"> 20 MW </w:t>
      </w:r>
      <w:r>
        <w:t>适度放电，总账反而更省。可见削峰幅度并不天然等于经济性，充放时机与净负荷、边际成本的匹配才是关键。</w:t>
      </w:r>
    </w:p>
    <w:p w14:paraId="70D557F6" w14:textId="77777777" w:rsidR="00AC2690" w:rsidRDefault="007E1222">
      <w:pPr>
        <w:ind w:firstLineChars="200" w:firstLine="480"/>
      </w:pPr>
      <w:commentRangeStart w:id="8"/>
      <w:r>
        <w:t>模型仍有边界</w:t>
      </w:r>
      <w:commentRangeEnd w:id="8"/>
      <w:r>
        <w:rPr>
          <w:rStyle w:val="a9"/>
        </w:rPr>
        <w:commentReference w:id="8"/>
      </w:r>
      <w:r>
        <w:t>。系统被视为单一平衡节点，不含线路阻塞与网损；储能按理想电池处理，未计寿命衰减与倍率特性；光伏预测取确定值，预测误差所需的备用也未显式建模。另外在火电出力峰谷差一项上，固定时段策略反而更优，若在目标中加入调峰考核项，结果会向削峰方向偏移。这些扩展不需改动框架，留待后续工作。</w:t>
      </w:r>
    </w:p>
    <w:p w14:paraId="439C6025" w14:textId="77777777" w:rsidR="00AC2690" w:rsidRDefault="007E1222">
      <w:pPr>
        <w:keepNext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3 </w:t>
      </w:r>
      <w:r>
        <w:rPr>
          <w:b/>
          <w:bCs/>
          <w:sz w:val="21"/>
          <w:szCs w:val="21"/>
        </w:rPr>
        <w:t>三场景调度结果对比</w:t>
      </w:r>
    </w:p>
    <w:tbl>
      <w:tblPr>
        <w:tblW w:w="5000" w:type="pct"/>
        <w:tblInd w:w="10" w:type="dxa"/>
        <w:tblBorders>
          <w:top w:val="single" w:sz="12" w:space="0" w:color="auto"/>
          <w:bottom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18"/>
        <w:gridCol w:w="1458"/>
        <w:gridCol w:w="1458"/>
        <w:gridCol w:w="1458"/>
      </w:tblGrid>
      <w:tr w:rsidR="00AC2690" w14:paraId="376670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bottom w:val="single" w:sz="4" w:space="0" w:color="auto"/>
            </w:tcBorders>
          </w:tcPr>
          <w:p w14:paraId="612134F2" w14:textId="77777777" w:rsidR="00AC2690" w:rsidRDefault="007E122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指标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1F90905" w14:textId="77777777" w:rsidR="00AC2690" w:rsidRDefault="007E122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9DBEE3D" w14:textId="77777777" w:rsidR="00AC2690" w:rsidRDefault="007E122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S2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54F89CD" w14:textId="77777777" w:rsidR="00AC2690" w:rsidRDefault="007E122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S3</w:t>
            </w:r>
          </w:p>
        </w:tc>
      </w:tr>
      <w:tr w:rsidR="00AC2690" w14:paraId="39B233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E4FF0E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燃料成本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万元</w:t>
            </w:r>
          </w:p>
        </w:tc>
        <w:tc>
          <w:tcPr>
            <w:tcW w:w="0" w:type="auto"/>
          </w:tcPr>
          <w:p w14:paraId="3F19AA9B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258.86</w:t>
            </w:r>
          </w:p>
        </w:tc>
        <w:tc>
          <w:tcPr>
            <w:tcW w:w="0" w:type="auto"/>
          </w:tcPr>
          <w:p w14:paraId="56B2D326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257.58</w:t>
            </w:r>
          </w:p>
        </w:tc>
        <w:tc>
          <w:tcPr>
            <w:tcW w:w="0" w:type="auto"/>
          </w:tcPr>
          <w:p w14:paraId="255B46A7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256.87</w:t>
            </w:r>
          </w:p>
        </w:tc>
      </w:tr>
      <w:tr w:rsidR="00AC2690" w14:paraId="153E73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5E923C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弃光电量</w:t>
            </w:r>
            <w:r>
              <w:rPr>
                <w:sz w:val="21"/>
                <w:szCs w:val="21"/>
              </w:rPr>
              <w:t>/MWh</w:t>
            </w:r>
          </w:p>
        </w:tc>
        <w:tc>
          <w:tcPr>
            <w:tcW w:w="0" w:type="auto"/>
          </w:tcPr>
          <w:p w14:paraId="3B1CC6F6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70.0</w:t>
            </w:r>
          </w:p>
        </w:tc>
        <w:tc>
          <w:tcPr>
            <w:tcW w:w="0" w:type="auto"/>
          </w:tcPr>
          <w:p w14:paraId="5A09A9ED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20.0</w:t>
            </w:r>
          </w:p>
        </w:tc>
        <w:tc>
          <w:tcPr>
            <w:tcW w:w="0" w:type="auto"/>
          </w:tcPr>
          <w:p w14:paraId="3FC8CBC7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</w:tr>
      <w:tr w:rsidR="00AC2690" w14:paraId="4711A3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E59A6A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弃光率</w:t>
            </w:r>
            <w:r>
              <w:rPr>
                <w:sz w:val="21"/>
                <w:szCs w:val="21"/>
              </w:rPr>
              <w:t>/%</w:t>
            </w:r>
          </w:p>
        </w:tc>
        <w:tc>
          <w:tcPr>
            <w:tcW w:w="0" w:type="auto"/>
          </w:tcPr>
          <w:p w14:paraId="5E618236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3.00</w:t>
            </w:r>
          </w:p>
        </w:tc>
        <w:tc>
          <w:tcPr>
            <w:tcW w:w="0" w:type="auto"/>
          </w:tcPr>
          <w:p w14:paraId="5DCD4A2D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0.86</w:t>
            </w:r>
          </w:p>
        </w:tc>
        <w:tc>
          <w:tcPr>
            <w:tcW w:w="0" w:type="auto"/>
          </w:tcPr>
          <w:p w14:paraId="27A38427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</w:tr>
      <w:tr w:rsidR="00AC2690" w14:paraId="0AC8D9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C9F006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综合运行成本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万元</w:t>
            </w:r>
          </w:p>
        </w:tc>
        <w:tc>
          <w:tcPr>
            <w:tcW w:w="0" w:type="auto"/>
          </w:tcPr>
          <w:p w14:paraId="0009C983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262.36</w:t>
            </w:r>
          </w:p>
        </w:tc>
        <w:tc>
          <w:tcPr>
            <w:tcW w:w="0" w:type="auto"/>
          </w:tcPr>
          <w:p w14:paraId="128443F7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258.58</w:t>
            </w:r>
          </w:p>
        </w:tc>
        <w:tc>
          <w:tcPr>
            <w:tcW w:w="0" w:type="auto"/>
          </w:tcPr>
          <w:p w14:paraId="773015FF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256.87</w:t>
            </w:r>
          </w:p>
        </w:tc>
      </w:tr>
      <w:tr w:rsidR="00AC2690" w14:paraId="08CC4E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3EBA9A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相对基准成本降幅</w:t>
            </w:r>
            <w:r>
              <w:rPr>
                <w:sz w:val="21"/>
                <w:szCs w:val="21"/>
              </w:rPr>
              <w:t>/%</w:t>
            </w:r>
          </w:p>
        </w:tc>
        <w:tc>
          <w:tcPr>
            <w:tcW w:w="0" w:type="auto"/>
          </w:tcPr>
          <w:p w14:paraId="3F898A33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0" w:type="auto"/>
          </w:tcPr>
          <w:p w14:paraId="1A87A1B8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1.44</w:t>
            </w:r>
          </w:p>
        </w:tc>
        <w:tc>
          <w:tcPr>
            <w:tcW w:w="0" w:type="auto"/>
          </w:tcPr>
          <w:p w14:paraId="6053C57E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2.09</w:t>
            </w:r>
          </w:p>
        </w:tc>
      </w:tr>
      <w:tr w:rsidR="00AC2690" w14:paraId="65A77F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F47117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火电出力峰谷差</w:t>
            </w:r>
            <w:r>
              <w:rPr>
                <w:sz w:val="21"/>
                <w:szCs w:val="21"/>
              </w:rPr>
              <w:t>/MW</w:t>
            </w:r>
          </w:p>
        </w:tc>
        <w:tc>
          <w:tcPr>
            <w:tcW w:w="0" w:type="auto"/>
          </w:tcPr>
          <w:p w14:paraId="5CA33215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377</w:t>
            </w:r>
          </w:p>
        </w:tc>
        <w:tc>
          <w:tcPr>
            <w:tcW w:w="0" w:type="auto"/>
          </w:tcPr>
          <w:p w14:paraId="7BC52857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335</w:t>
            </w:r>
          </w:p>
        </w:tc>
        <w:tc>
          <w:tcPr>
            <w:tcW w:w="0" w:type="auto"/>
          </w:tcPr>
          <w:p w14:paraId="55A99434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352</w:t>
            </w:r>
          </w:p>
        </w:tc>
      </w:tr>
      <w:tr w:rsidR="00AC2690" w14:paraId="2F63BD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DEF7C5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期末荷电状态</w:t>
            </w:r>
            <w:r>
              <w:rPr>
                <w:sz w:val="21"/>
                <w:szCs w:val="21"/>
              </w:rPr>
              <w:t>/MWh</w:t>
            </w:r>
          </w:p>
        </w:tc>
        <w:tc>
          <w:tcPr>
            <w:tcW w:w="0" w:type="auto"/>
          </w:tcPr>
          <w:p w14:paraId="35D43D06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0" w:type="auto"/>
          </w:tcPr>
          <w:p w14:paraId="2A35DDB5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110.9</w:t>
            </w:r>
          </w:p>
        </w:tc>
        <w:tc>
          <w:tcPr>
            <w:tcW w:w="0" w:type="auto"/>
          </w:tcPr>
          <w:p w14:paraId="6F872A04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120.0</w:t>
            </w:r>
          </w:p>
        </w:tc>
      </w:tr>
    </w:tbl>
    <w:p w14:paraId="2062623B" w14:textId="77777777" w:rsidR="00AC2690" w:rsidRDefault="00AC2690"/>
    <w:p w14:paraId="795F45CD" w14:textId="77777777" w:rsidR="00AC2690" w:rsidRDefault="007E1222">
      <w:pPr>
        <w:jc w:val="center"/>
      </w:pPr>
      <w:r>
        <w:rPr>
          <w:noProof/>
        </w:rPr>
        <w:drawing>
          <wp:inline distT="0" distB="0" distL="0" distR="0" wp14:anchorId="72A5E5CE" wp14:editId="616E132F">
            <wp:extent cx="5220000" cy="2197894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9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B78B" w14:textId="77777777" w:rsidR="00AC2690" w:rsidRDefault="007E1222">
      <w:pPr>
        <w:jc w:val="center"/>
      </w:pPr>
      <w:r>
        <w:rPr>
          <w:sz w:val="21"/>
          <w:szCs w:val="21"/>
        </w:rPr>
        <w:t>图</w:t>
      </w:r>
      <w:r>
        <w:rPr>
          <w:sz w:val="21"/>
          <w:szCs w:val="21"/>
        </w:rPr>
        <w:t xml:space="preserve"> 3 </w:t>
      </w:r>
      <w:r>
        <w:rPr>
          <w:sz w:val="21"/>
          <w:szCs w:val="21"/>
        </w:rPr>
        <w:t>三场景对比（左：火电出力曲线；右：储能荷电状态轨迹，点线为初始值</w:t>
      </w:r>
      <w:r>
        <w:rPr>
          <w:sz w:val="21"/>
          <w:szCs w:val="21"/>
        </w:rPr>
        <w:t xml:space="preserve"> 120 MWh</w:t>
      </w:r>
      <w:r>
        <w:rPr>
          <w:sz w:val="21"/>
          <w:szCs w:val="21"/>
        </w:rPr>
        <w:t>）</w:t>
      </w:r>
    </w:p>
    <w:p w14:paraId="115F22E5" w14:textId="77777777" w:rsidR="00AC2690" w:rsidRDefault="007E1222">
      <w:pPr>
        <w:pStyle w:val="2"/>
      </w:pPr>
      <w:r>
        <w:rPr>
          <w:bCs/>
        </w:rPr>
        <w:t xml:space="preserve">5.4 </w:t>
      </w:r>
      <w:r>
        <w:rPr>
          <w:bCs/>
        </w:rPr>
        <w:t>参数敏感性分析</w:t>
      </w:r>
    </w:p>
    <w:p w14:paraId="09CA650A" w14:textId="77777777" w:rsidR="00AC2690" w:rsidRDefault="007E1222">
      <w:pPr>
        <w:ind w:firstLineChars="200" w:firstLine="480"/>
      </w:pPr>
      <w:r>
        <w:t>储能容量与弃光惩罚是模型里两个关键的经济参数，表</w:t>
      </w:r>
      <w:r>
        <w:t xml:space="preserve"> 4 </w:t>
      </w:r>
      <w:r>
        <w:t>给出容量变化时的优化结果。容量从</w:t>
      </w:r>
      <w:r>
        <w:t xml:space="preserve"> 120 MWh </w:t>
      </w:r>
      <w:r>
        <w:t>增至</w:t>
      </w:r>
      <w:r>
        <w:t xml:space="preserve"> 240 MWh</w:t>
      </w:r>
      <w:r>
        <w:t>，综合运行成本再降约</w:t>
      </w:r>
      <w:r>
        <w:t xml:space="preserve"> 0.29 </w:t>
      </w:r>
      <w:r>
        <w:t>万元；容量从</w:t>
      </w:r>
      <w:r>
        <w:t xml:space="preserve"> 240 MWh </w:t>
      </w:r>
      <w:r>
        <w:t>继续加到</w:t>
      </w:r>
      <w:r>
        <w:t xml:space="preserve"> 360 MWh</w:t>
      </w:r>
      <w:r>
        <w:t>，成本只再降</w:t>
      </w:r>
      <w:r>
        <w:t xml:space="preserve"> 41 </w:t>
      </w:r>
      <w:r>
        <w:t>元，几乎可以忽略。原因不难理解，午间光伏盈余是有限的，</w:t>
      </w:r>
      <w:r>
        <w:t xml:space="preserve">120 MWh </w:t>
      </w:r>
      <w:r>
        <w:t>已能全部接住，更大的容量只是在多余的空间里空转，容量规划存在明显的够用即可拐点，一味堆大容量并不经济。弃光惩罚系数的表现则完全不同，它只影响无储能场景的成本，优化调度后弃光为零，综合运行成本在</w:t>
      </w:r>
      <w:r>
        <w:t xml:space="preserve"> 200</w:t>
      </w:r>
      <w:r>
        <w:t>、</w:t>
      </w:r>
      <w:r>
        <w:t>500</w:t>
      </w:r>
      <w:r>
        <w:t>、</w:t>
      </w:r>
      <w:r>
        <w:t xml:space="preserve">800 </w:t>
      </w:r>
      <w:r>
        <w:t>元</w:t>
      </w:r>
      <w:r>
        <w:t xml:space="preserve">/MWh </w:t>
      </w:r>
      <w:r>
        <w:t>三种取值下完全一致，相对基准的节约随惩罚提高由</w:t>
      </w:r>
      <w:r>
        <w:t xml:space="preserve"> 1.30% </w:t>
      </w:r>
      <w:r>
        <w:t>升至</w:t>
      </w:r>
      <w:r>
        <w:t xml:space="preserve"> 2.87%</w:t>
      </w:r>
      <w:r>
        <w:t>。换句话说，储能收益里的燃料部分是刚性的，惩罚部分则是政策尺度的映射。这一规律对更大规模系统的储能配置同样适用。</w:t>
      </w:r>
    </w:p>
    <w:p w14:paraId="3492ECCD" w14:textId="77777777" w:rsidR="00AC2690" w:rsidRDefault="007E1222">
      <w:pPr>
        <w:keepNext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4 </w:t>
      </w:r>
      <w:r>
        <w:rPr>
          <w:b/>
          <w:bCs/>
          <w:sz w:val="21"/>
          <w:szCs w:val="21"/>
        </w:rPr>
        <w:t>储能容量敏感性（弃光惩罚</w:t>
      </w:r>
      <w:r>
        <w:rPr>
          <w:b/>
          <w:bCs/>
          <w:sz w:val="21"/>
          <w:szCs w:val="21"/>
        </w:rPr>
        <w:t xml:space="preserve"> 500 </w:t>
      </w:r>
      <w:r>
        <w:rPr>
          <w:b/>
          <w:bCs/>
          <w:sz w:val="21"/>
          <w:szCs w:val="21"/>
        </w:rPr>
        <w:t>元</w:t>
      </w:r>
      <w:r>
        <w:rPr>
          <w:b/>
          <w:bCs/>
          <w:sz w:val="21"/>
          <w:szCs w:val="21"/>
        </w:rPr>
        <w:t>/MWh</w:t>
      </w:r>
      <w:r>
        <w:rPr>
          <w:b/>
          <w:bCs/>
          <w:sz w:val="21"/>
          <w:szCs w:val="21"/>
        </w:rPr>
        <w:t>）</w:t>
      </w:r>
    </w:p>
    <w:tbl>
      <w:tblPr>
        <w:tblW w:w="5000" w:type="pct"/>
        <w:tblBorders>
          <w:top w:val="single" w:sz="12" w:space="0" w:color="auto"/>
          <w:bottom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8"/>
        <w:gridCol w:w="1973"/>
        <w:gridCol w:w="2146"/>
        <w:gridCol w:w="1737"/>
        <w:gridCol w:w="1618"/>
      </w:tblGrid>
      <w:tr w:rsidR="00AC2690" w14:paraId="3F7800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bottom w:val="single" w:sz="4" w:space="0" w:color="auto"/>
            </w:tcBorders>
          </w:tcPr>
          <w:p w14:paraId="039348D9" w14:textId="77777777" w:rsidR="00AC2690" w:rsidRDefault="007E122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储能容量</w:t>
            </w:r>
            <w:r>
              <w:rPr>
                <w:b/>
                <w:bCs/>
                <w:sz w:val="21"/>
                <w:szCs w:val="21"/>
              </w:rPr>
              <w:t>/MWh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45E4E2D" w14:textId="77777777" w:rsidR="00AC2690" w:rsidRDefault="007E122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综合运行成本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z w:val="21"/>
                <w:szCs w:val="21"/>
              </w:rPr>
              <w:t>万元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0E9E7AA" w14:textId="77777777" w:rsidR="00AC2690" w:rsidRDefault="007E122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较</w:t>
            </w:r>
            <w:r>
              <w:rPr>
                <w:b/>
                <w:bCs/>
                <w:sz w:val="21"/>
                <w:szCs w:val="21"/>
              </w:rPr>
              <w:t xml:space="preserve"> 240 MWh </w:t>
            </w:r>
            <w:r>
              <w:rPr>
                <w:b/>
                <w:bCs/>
                <w:sz w:val="21"/>
                <w:szCs w:val="21"/>
              </w:rPr>
              <w:t>变化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z w:val="21"/>
                <w:szCs w:val="21"/>
              </w:rPr>
              <w:t>元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869645C" w14:textId="77777777" w:rsidR="00AC2690" w:rsidRDefault="007E122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相对基准降幅</w:t>
            </w:r>
            <w:r>
              <w:rPr>
                <w:b/>
                <w:bCs/>
                <w:sz w:val="21"/>
                <w:szCs w:val="21"/>
              </w:rPr>
              <w:t>/%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E3C0426" w14:textId="77777777" w:rsidR="00AC2690" w:rsidRDefault="007E122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弃光电量</w:t>
            </w:r>
            <w:r>
              <w:rPr>
                <w:b/>
                <w:bCs/>
                <w:sz w:val="21"/>
                <w:szCs w:val="21"/>
              </w:rPr>
              <w:t>/MWh</w:t>
            </w:r>
          </w:p>
        </w:tc>
      </w:tr>
      <w:tr w:rsidR="00AC2690" w14:paraId="613711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C24CAC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120</w:t>
            </w:r>
          </w:p>
        </w:tc>
        <w:tc>
          <w:tcPr>
            <w:tcW w:w="0" w:type="auto"/>
          </w:tcPr>
          <w:p w14:paraId="2E044AC9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257.16</w:t>
            </w:r>
          </w:p>
        </w:tc>
        <w:tc>
          <w:tcPr>
            <w:tcW w:w="0" w:type="auto"/>
          </w:tcPr>
          <w:p w14:paraId="75B5D4DD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+2884</w:t>
            </w:r>
          </w:p>
        </w:tc>
        <w:tc>
          <w:tcPr>
            <w:tcW w:w="0" w:type="auto"/>
          </w:tcPr>
          <w:p w14:paraId="5BB405F0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1.98</w:t>
            </w:r>
          </w:p>
        </w:tc>
        <w:tc>
          <w:tcPr>
            <w:tcW w:w="0" w:type="auto"/>
          </w:tcPr>
          <w:p w14:paraId="2454B882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</w:tr>
      <w:tr w:rsidR="00AC2690" w14:paraId="0BC045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A40692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240</w:t>
            </w:r>
          </w:p>
        </w:tc>
        <w:tc>
          <w:tcPr>
            <w:tcW w:w="0" w:type="auto"/>
          </w:tcPr>
          <w:p w14:paraId="679CDA91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256.87</w:t>
            </w:r>
          </w:p>
        </w:tc>
        <w:tc>
          <w:tcPr>
            <w:tcW w:w="0" w:type="auto"/>
          </w:tcPr>
          <w:p w14:paraId="0779CA1D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0" w:type="auto"/>
          </w:tcPr>
          <w:p w14:paraId="664B816A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2.09</w:t>
            </w:r>
          </w:p>
        </w:tc>
        <w:tc>
          <w:tcPr>
            <w:tcW w:w="0" w:type="auto"/>
          </w:tcPr>
          <w:p w14:paraId="79B0B943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</w:tr>
      <w:tr w:rsidR="00AC2690" w14:paraId="2A54F9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46DE2C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360</w:t>
            </w:r>
          </w:p>
        </w:tc>
        <w:tc>
          <w:tcPr>
            <w:tcW w:w="0" w:type="auto"/>
          </w:tcPr>
          <w:p w14:paraId="3BC638B8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256.87</w:t>
            </w:r>
          </w:p>
        </w:tc>
        <w:tc>
          <w:tcPr>
            <w:tcW w:w="0" w:type="auto"/>
          </w:tcPr>
          <w:p w14:paraId="3E7AB28D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-41</w:t>
            </w:r>
          </w:p>
        </w:tc>
        <w:tc>
          <w:tcPr>
            <w:tcW w:w="0" w:type="auto"/>
          </w:tcPr>
          <w:p w14:paraId="04209E8C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2.10</w:t>
            </w:r>
          </w:p>
        </w:tc>
        <w:tc>
          <w:tcPr>
            <w:tcW w:w="0" w:type="auto"/>
          </w:tcPr>
          <w:p w14:paraId="726F13BC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</w:tr>
    </w:tbl>
    <w:p w14:paraId="1905B36D" w14:textId="77777777" w:rsidR="00AC2690" w:rsidRDefault="00AC2690"/>
    <w:p w14:paraId="0AC10F67" w14:textId="77777777" w:rsidR="00AC2690" w:rsidRDefault="007E1222">
      <w:pPr>
        <w:pStyle w:val="1"/>
      </w:pPr>
      <w:r>
        <w:rPr>
          <w:bCs/>
        </w:rPr>
        <w:t>六、结论</w:t>
      </w:r>
    </w:p>
    <w:p w14:paraId="2B789BBD" w14:textId="77777777" w:rsidR="00AC2690" w:rsidRDefault="007E1222">
      <w:pPr>
        <w:ind w:firstLineChars="200" w:firstLine="480"/>
      </w:pPr>
      <w:r>
        <w:t>本文建立了计及光伏与储能的智能电网日前调度优化模型，用离散化动态规划求得全局最优解，三个场景的对照给出</w:t>
      </w:r>
      <w:commentRangeStart w:id="9"/>
      <w:r>
        <w:t>三点结论</w:t>
      </w:r>
      <w:commentRangeEnd w:id="9"/>
      <w:r>
        <w:rPr>
          <w:rStyle w:val="a9"/>
        </w:rPr>
        <w:commentReference w:id="9"/>
      </w:r>
      <w:r>
        <w:t>。其一，储能优化调度使典型日弃光率从</w:t>
      </w:r>
      <w:r>
        <w:t xml:space="preserve"> 3.00% </w:t>
      </w:r>
      <w:r>
        <w:t>降至零，综合运行成本下降</w:t>
      </w:r>
      <w:r>
        <w:t xml:space="preserve"> 2.09%</w:t>
      </w:r>
      <w:r>
        <w:t>；其二，固定时段策略虽能显著削减晚高峰，综合成本却高于优化调度，充放时机比充放幅度更重要；其三，动态规划在小规模机组组合上兼具最优性与可复现性，适合充当更复杂调度算法的对照基准。后续将引入光伏预测不确定性，在模型中加入机会约束或鲁棒约束，检验方法在波动场景下的稳健性。</w:t>
      </w:r>
    </w:p>
    <w:p w14:paraId="4CFB79C6" w14:textId="77777777" w:rsidR="00AC2690" w:rsidRDefault="007E1222">
      <w:pPr>
        <w:pStyle w:val="1"/>
      </w:pPr>
      <w:r>
        <w:rPr>
          <w:bCs/>
        </w:rPr>
        <w:t>附录</w:t>
      </w:r>
      <w:r>
        <w:rPr>
          <w:bCs/>
        </w:rPr>
        <w:t xml:space="preserve">A </w:t>
      </w:r>
      <w:r>
        <w:rPr>
          <w:bCs/>
        </w:rPr>
        <w:t>主要符号表</w:t>
      </w:r>
    </w:p>
    <w:p w14:paraId="667B9225" w14:textId="77777777" w:rsidR="00AC2690" w:rsidRDefault="007E1222">
      <w:pPr>
        <w:ind w:firstLineChars="200" w:firstLine="480"/>
      </w:pPr>
      <w:r>
        <w:t>本文使用的主要符号、含义与单位见表</w:t>
      </w:r>
      <w:r>
        <w:t xml:space="preserve"> A.1</w:t>
      </w:r>
      <w:r>
        <w:t>。</w:t>
      </w:r>
    </w:p>
    <w:p w14:paraId="2DA280E4" w14:textId="77777777" w:rsidR="00AC2690" w:rsidRDefault="007E1222">
      <w:pPr>
        <w:keepNext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A.1 </w:t>
      </w:r>
      <w:r>
        <w:rPr>
          <w:b/>
          <w:bCs/>
          <w:sz w:val="21"/>
          <w:szCs w:val="21"/>
        </w:rPr>
        <w:t>主要符号表</w:t>
      </w:r>
    </w:p>
    <w:tbl>
      <w:tblPr>
        <w:tblW w:w="5000" w:type="pct"/>
        <w:tblInd w:w="10" w:type="dxa"/>
        <w:tblBorders>
          <w:top w:val="single" w:sz="12" w:space="0" w:color="auto"/>
          <w:bottom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5"/>
        <w:gridCol w:w="7061"/>
        <w:gridCol w:w="816"/>
      </w:tblGrid>
      <w:tr w:rsidR="00AC2690" w14:paraId="1F5CD4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bottom w:val="single" w:sz="4" w:space="0" w:color="auto"/>
            </w:tcBorders>
          </w:tcPr>
          <w:p w14:paraId="4E377070" w14:textId="77777777" w:rsidR="00AC2690" w:rsidRDefault="007E122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符号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FE148B6" w14:textId="77777777" w:rsidR="00AC2690" w:rsidRDefault="007E122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含义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0AF47A8" w14:textId="77777777" w:rsidR="00AC2690" w:rsidRDefault="007E122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单位</w:t>
            </w:r>
          </w:p>
        </w:tc>
      </w:tr>
      <w:tr w:rsidR="00AC2690" w14:paraId="746673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4545AD" w14:textId="77777777" w:rsidR="00AC2690" w:rsidRDefault="007E1222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0" w:type="auto"/>
          </w:tcPr>
          <w:p w14:paraId="478ECA93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日综合运行成本</w:t>
            </w:r>
          </w:p>
        </w:tc>
        <w:tc>
          <w:tcPr>
            <w:tcW w:w="0" w:type="auto"/>
          </w:tcPr>
          <w:p w14:paraId="4BFE433E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元</w:t>
            </w:r>
          </w:p>
        </w:tc>
      </w:tr>
      <w:tr w:rsidR="00AC2690" w14:paraId="518C27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5E1E8E" w14:textId="77777777" w:rsidR="00AC2690" w:rsidRDefault="007E1222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  <w:r>
              <w:rPr>
                <w:sz w:val="21"/>
                <w:szCs w:val="21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oMath>
          </w:p>
        </w:tc>
        <w:tc>
          <w:tcPr>
            <w:tcW w:w="0" w:type="auto"/>
          </w:tcPr>
          <w:p w14:paraId="4AC6FBE3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燃料成本、弃光惩罚成本</w:t>
            </w:r>
          </w:p>
        </w:tc>
        <w:tc>
          <w:tcPr>
            <w:tcW w:w="0" w:type="auto"/>
          </w:tcPr>
          <w:p w14:paraId="4EBA062F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元</w:t>
            </w:r>
          </w:p>
        </w:tc>
      </w:tr>
      <w:tr w:rsidR="00AC2690" w14:paraId="5C70BA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CC4982" w14:textId="77777777" w:rsidR="00AC2690" w:rsidRDefault="007E122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02CAADD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时段</w:t>
            </w:r>
            <w:r>
              <w:rPr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火电出力</w:t>
            </w:r>
          </w:p>
        </w:tc>
        <w:tc>
          <w:tcPr>
            <w:tcW w:w="0" w:type="auto"/>
          </w:tcPr>
          <w:p w14:paraId="6CA3A152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MW</w:t>
            </w:r>
          </w:p>
        </w:tc>
      </w:tr>
      <w:tr w:rsidR="00AC2690" w14:paraId="367852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A06643" w14:textId="77777777" w:rsidR="00AC2690" w:rsidRDefault="007E1222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pv,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oMath>
            <w:r>
              <w:rPr>
                <w:sz w:val="21"/>
                <w:szCs w:val="21"/>
              </w:rPr>
              <w:t>、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pv,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f</m:t>
                  </m:r>
                </m:sup>
              </m:sSubSup>
            </m:oMath>
          </w:p>
        </w:tc>
        <w:tc>
          <w:tcPr>
            <w:tcW w:w="0" w:type="auto"/>
          </w:tcPr>
          <w:p w14:paraId="03800AFC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光伏利用功率、预测出力</w:t>
            </w:r>
          </w:p>
        </w:tc>
        <w:tc>
          <w:tcPr>
            <w:tcW w:w="0" w:type="auto"/>
          </w:tcPr>
          <w:p w14:paraId="623215B9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MW</w:t>
            </w:r>
          </w:p>
        </w:tc>
      </w:tr>
      <w:tr w:rsidR="00AC2690" w14:paraId="269E07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036D65" w14:textId="77777777" w:rsidR="00AC2690" w:rsidRDefault="007E1222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ch,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oMath>
            <w:r>
              <w:rPr>
                <w:sz w:val="21"/>
                <w:szCs w:val="21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dis,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oMath>
          </w:p>
        </w:tc>
        <w:tc>
          <w:tcPr>
            <w:tcW w:w="0" w:type="auto"/>
          </w:tcPr>
          <w:p w14:paraId="3B889FCC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储能充、放电功率</w:t>
            </w:r>
          </w:p>
        </w:tc>
        <w:tc>
          <w:tcPr>
            <w:tcW w:w="0" w:type="auto"/>
          </w:tcPr>
          <w:p w14:paraId="0367225D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MW</w:t>
            </w:r>
          </w:p>
        </w:tc>
      </w:tr>
      <w:tr w:rsidR="00AC2690" w14:paraId="636AF7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99530A" w14:textId="77777777" w:rsidR="00AC2690" w:rsidRDefault="007E1222">
            <w:pPr>
              <w:jc w:val="center"/>
            </w:pP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ch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</m:oMath>
            <w:r>
              <w:rPr>
                <w:sz w:val="21"/>
                <w:szCs w:val="21"/>
              </w:rPr>
              <w:t>、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dis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</m:oMath>
          </w:p>
        </w:tc>
        <w:tc>
          <w:tcPr>
            <w:tcW w:w="0" w:type="auto"/>
          </w:tcPr>
          <w:p w14:paraId="70135C47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储能额定充、放电功率</w:t>
            </w:r>
          </w:p>
        </w:tc>
        <w:tc>
          <w:tcPr>
            <w:tcW w:w="0" w:type="auto"/>
          </w:tcPr>
          <w:p w14:paraId="31C81218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MW</w:t>
            </w:r>
          </w:p>
        </w:tc>
      </w:tr>
      <w:tr w:rsidR="00AC2690" w14:paraId="6F7430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AFD3E7" w14:textId="77777777" w:rsidR="00AC2690" w:rsidRDefault="007E122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960F327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时段</w:t>
            </w:r>
            <w:r>
              <w:rPr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系统负荷</w:t>
            </w:r>
          </w:p>
        </w:tc>
        <w:tc>
          <w:tcPr>
            <w:tcW w:w="0" w:type="auto"/>
          </w:tcPr>
          <w:p w14:paraId="675CD56A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MW</w:t>
            </w:r>
          </w:p>
        </w:tc>
      </w:tr>
      <w:tr w:rsidR="00AC2690" w14:paraId="1D76A3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820F61" w14:textId="77777777" w:rsidR="00AC2690" w:rsidRDefault="007E122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394D87A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储能荷电状态</w:t>
            </w:r>
          </w:p>
        </w:tc>
        <w:tc>
          <w:tcPr>
            <w:tcW w:w="0" w:type="auto"/>
          </w:tcPr>
          <w:p w14:paraId="70418ACC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MWh</w:t>
            </w:r>
          </w:p>
        </w:tc>
      </w:tr>
      <w:tr w:rsidR="00AC2690" w14:paraId="319485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5B108D" w14:textId="77777777" w:rsidR="00AC2690" w:rsidRDefault="007E1222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oMath>
            <w:r>
              <w:rPr>
                <w:sz w:val="21"/>
                <w:szCs w:val="21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</m:oMath>
          </w:p>
        </w:tc>
        <w:tc>
          <w:tcPr>
            <w:tcW w:w="0" w:type="auto"/>
          </w:tcPr>
          <w:p w14:paraId="1F96ECB5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荷电状态允许下、上限</w:t>
            </w:r>
          </w:p>
        </w:tc>
        <w:tc>
          <w:tcPr>
            <w:tcW w:w="0" w:type="auto"/>
          </w:tcPr>
          <w:p w14:paraId="7C039C6A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MWh</w:t>
            </w:r>
          </w:p>
        </w:tc>
      </w:tr>
      <w:tr w:rsidR="00AC2690" w14:paraId="6BD782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CC5E1B" w14:textId="77777777" w:rsidR="00AC2690" w:rsidRDefault="007E122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043032F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初始荷电状态</w:t>
            </w:r>
          </w:p>
        </w:tc>
        <w:tc>
          <w:tcPr>
            <w:tcW w:w="0" w:type="auto"/>
          </w:tcPr>
          <w:p w14:paraId="45DDDF97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MWh</w:t>
            </w:r>
          </w:p>
        </w:tc>
      </w:tr>
      <w:tr w:rsidR="00AC2690" w14:paraId="3B31A3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B8BEEE" w14:textId="77777777" w:rsidR="00AC2690" w:rsidRDefault="007E1222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>
              <w:rPr>
                <w:sz w:val="21"/>
                <w:szCs w:val="21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oMath>
          </w:p>
        </w:tc>
        <w:tc>
          <w:tcPr>
            <w:tcW w:w="0" w:type="auto"/>
          </w:tcPr>
          <w:p w14:paraId="5B818A99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充、放电效率</w:t>
            </w:r>
          </w:p>
        </w:tc>
        <w:tc>
          <w:tcPr>
            <w:tcW w:w="0" w:type="auto"/>
          </w:tcPr>
          <w:p w14:paraId="13AEFD21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</w:tr>
      <w:tr w:rsidR="00AC2690" w14:paraId="7E2EFA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6957E9" w14:textId="77777777" w:rsidR="00AC2690" w:rsidRDefault="007E122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65E900A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火电爬坡限值</w:t>
            </w:r>
          </w:p>
        </w:tc>
        <w:tc>
          <w:tcPr>
            <w:tcW w:w="0" w:type="auto"/>
          </w:tcPr>
          <w:p w14:paraId="64C895FD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MW</w:t>
            </w:r>
          </w:p>
        </w:tc>
      </w:tr>
      <w:tr w:rsidR="00AC2690" w14:paraId="57410C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43664E" w14:textId="77777777" w:rsidR="00AC2690" w:rsidRDefault="007E1222">
            <w:pPr>
              <w:jc w:val="center"/>
            </w:pPr>
            <m:oMath>
              <m:r>
                <w:rPr>
                  <w:rFonts w:ascii="Cambria Math" w:hAnsi="Cambria Math"/>
                </w:rPr>
                <m:t>a</m:t>
              </m:r>
            </m:oMath>
            <w:r>
              <w:rPr>
                <w:sz w:val="21"/>
                <w:szCs w:val="21"/>
              </w:rPr>
              <w:t>、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rPr>
                <w:sz w:val="21"/>
                <w:szCs w:val="21"/>
              </w:rPr>
              <w:t>、</w:t>
            </w:r>
            <m:oMath>
              <m:r>
                <w:rPr>
                  <w:rFonts w:ascii="Cambria Math" w:hAnsi="Cambria Math"/>
                </w:rPr>
                <m:t>c</m:t>
              </m:r>
            </m:oMath>
          </w:p>
        </w:tc>
        <w:tc>
          <w:tcPr>
            <w:tcW w:w="0" w:type="auto"/>
          </w:tcPr>
          <w:p w14:paraId="13B89E52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燃料成本系数，量纲依次为元每兆瓦平方每小时、元每兆瓦时、元每小时</w:t>
            </w:r>
          </w:p>
        </w:tc>
        <w:tc>
          <w:tcPr>
            <w:tcW w:w="0" w:type="auto"/>
          </w:tcPr>
          <w:p w14:paraId="2C9E7D7E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</w:tr>
      <w:tr w:rsidR="00AC2690" w14:paraId="34F104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7A76FE" w14:textId="77777777" w:rsidR="00AC2690" w:rsidRDefault="007E122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633F2E5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弃光惩罚系数</w:t>
            </w:r>
          </w:p>
        </w:tc>
        <w:tc>
          <w:tcPr>
            <w:tcW w:w="0" w:type="auto"/>
          </w:tcPr>
          <w:p w14:paraId="41FA2883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元</w:t>
            </w:r>
            <w:r>
              <w:rPr>
                <w:sz w:val="21"/>
                <w:szCs w:val="21"/>
              </w:rPr>
              <w:t>/MWh</w:t>
            </w:r>
          </w:p>
        </w:tc>
      </w:tr>
      <w:tr w:rsidR="00AC2690" w14:paraId="7B4018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34639A" w14:textId="77777777" w:rsidR="00AC2690" w:rsidRDefault="007E122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DDDC35D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期末荷电状态惩罚系数</w:t>
            </w:r>
          </w:p>
        </w:tc>
        <w:tc>
          <w:tcPr>
            <w:tcW w:w="0" w:type="auto"/>
          </w:tcPr>
          <w:p w14:paraId="3F9CBE5F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元</w:t>
            </w:r>
            <w:r>
              <w:rPr>
                <w:sz w:val="21"/>
                <w:szCs w:val="21"/>
              </w:rPr>
              <w:t>/MWh</w:t>
            </w:r>
          </w:p>
        </w:tc>
      </w:tr>
      <w:tr w:rsidR="00AC2690" w14:paraId="3734BE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F70117" w14:textId="77777777" w:rsidR="00AC2690" w:rsidRDefault="007E1222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Δt</m:t>
                </m:r>
              </m:oMath>
            </m:oMathPara>
          </w:p>
        </w:tc>
        <w:tc>
          <w:tcPr>
            <w:tcW w:w="0" w:type="auto"/>
          </w:tcPr>
          <w:p w14:paraId="72F1BF5F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时段长度</w:t>
            </w:r>
          </w:p>
        </w:tc>
        <w:tc>
          <w:tcPr>
            <w:tcW w:w="0" w:type="auto"/>
          </w:tcPr>
          <w:p w14:paraId="3F478E8E" w14:textId="77777777" w:rsidR="00AC2690" w:rsidRDefault="007E1222">
            <w:pPr>
              <w:jc w:val="center"/>
            </w:pPr>
            <w:r>
              <w:rPr>
                <w:sz w:val="21"/>
                <w:szCs w:val="21"/>
              </w:rPr>
              <w:t>h</w:t>
            </w:r>
          </w:p>
        </w:tc>
      </w:tr>
    </w:tbl>
    <w:p w14:paraId="7D8D1555" w14:textId="77777777" w:rsidR="00AC2690" w:rsidRDefault="00AC2690"/>
    <w:p w14:paraId="28786786" w14:textId="77777777" w:rsidR="00AC2690" w:rsidRDefault="007E1222">
      <w:pPr>
        <w:pStyle w:val="1"/>
      </w:pPr>
      <w:r>
        <w:rPr>
          <w:bCs/>
        </w:rPr>
        <w:t>参考文献</w:t>
      </w:r>
    </w:p>
    <w:p w14:paraId="2E284D15" w14:textId="77777777" w:rsidR="00AC2690" w:rsidRDefault="007E1222">
      <w:pPr>
        <w:ind w:left="480" w:hanging="480"/>
        <w:jc w:val="left"/>
      </w:pPr>
      <w:r>
        <w:t xml:space="preserve">[1] </w:t>
      </w:r>
      <w:r>
        <w:t>舒印彪</w:t>
      </w:r>
      <w:r>
        <w:t xml:space="preserve">, </w:t>
      </w:r>
      <w:r>
        <w:t>赵勇</w:t>
      </w:r>
      <w:r>
        <w:t xml:space="preserve">, </w:t>
      </w:r>
      <w:r>
        <w:t>赵良</w:t>
      </w:r>
      <w:r>
        <w:t xml:space="preserve">, </w:t>
      </w:r>
      <w:r>
        <w:t>等</w:t>
      </w:r>
      <w:r>
        <w:t>. “</w:t>
      </w:r>
      <w:r>
        <w:t>双碳</w:t>
      </w:r>
      <w:r>
        <w:t>”</w:t>
      </w:r>
      <w:r>
        <w:t>目标下我国能源电力低碳转型路径</w:t>
      </w:r>
      <w:r>
        <w:t xml:space="preserve">[J]. </w:t>
      </w:r>
      <w:r>
        <w:t>中国电机工程学报</w:t>
      </w:r>
      <w:r>
        <w:t>, 2023, 43(5): 1663-1672.</w:t>
      </w:r>
    </w:p>
    <w:p w14:paraId="5B21EA74" w14:textId="77777777" w:rsidR="00AC2690" w:rsidRDefault="007E1222">
      <w:pPr>
        <w:ind w:left="480" w:hanging="480"/>
        <w:jc w:val="left"/>
      </w:pPr>
      <w:r>
        <w:t xml:space="preserve">[2] </w:t>
      </w:r>
      <w:r>
        <w:t>国家能源局</w:t>
      </w:r>
      <w:r>
        <w:t xml:space="preserve">. </w:t>
      </w:r>
      <w:r>
        <w:t>国家能源局发布</w:t>
      </w:r>
      <w:r>
        <w:t>2025</w:t>
      </w:r>
      <w:r>
        <w:t>年</w:t>
      </w:r>
      <w:r>
        <w:t>1-10</w:t>
      </w:r>
      <w:r>
        <w:t>月份全国电力工业统计数据</w:t>
      </w:r>
      <w:r>
        <w:t>[EB/OL]. (2025-11-25)[2026-10-23]. https://www.nea.gov.cn/20251125/c08a5f9b4a54481696a432ecd6c70dd3/c.html.</w:t>
      </w:r>
    </w:p>
    <w:p w14:paraId="3F2C5D73" w14:textId="77777777" w:rsidR="00AC2690" w:rsidRDefault="007E1222">
      <w:pPr>
        <w:ind w:left="480" w:hanging="480"/>
        <w:jc w:val="left"/>
      </w:pPr>
      <w:r>
        <w:t xml:space="preserve">[3] </w:t>
      </w:r>
      <w:r>
        <w:t>马钊</w:t>
      </w:r>
      <w:r>
        <w:t xml:space="preserve">, </w:t>
      </w:r>
      <w:r>
        <w:t>张恒旭</w:t>
      </w:r>
      <w:r>
        <w:t xml:space="preserve">, </w:t>
      </w:r>
      <w:r>
        <w:t>赵浩然</w:t>
      </w:r>
      <w:r>
        <w:t xml:space="preserve">, </w:t>
      </w:r>
      <w:r>
        <w:t>等</w:t>
      </w:r>
      <w:r>
        <w:t xml:space="preserve">. </w:t>
      </w:r>
      <w:r>
        <w:t>双碳目标下配用电系统的新使命和新挑战</w:t>
      </w:r>
      <w:r>
        <w:t xml:space="preserve">[J]. </w:t>
      </w:r>
      <w:r>
        <w:t>中国电机工程学报</w:t>
      </w:r>
      <w:r>
        <w:t>, 2022, 42(19): 6931-6945.</w:t>
      </w:r>
    </w:p>
    <w:p w14:paraId="2409E18A" w14:textId="77777777" w:rsidR="00AC2690" w:rsidRDefault="007E1222">
      <w:pPr>
        <w:ind w:left="480" w:hanging="480"/>
        <w:jc w:val="left"/>
      </w:pPr>
      <w:r>
        <w:t xml:space="preserve">[4] </w:t>
      </w:r>
      <w:r>
        <w:t>栗峰</w:t>
      </w:r>
      <w:r>
        <w:t xml:space="preserve">, </w:t>
      </w:r>
      <w:r>
        <w:t>丁杰</w:t>
      </w:r>
      <w:r>
        <w:t xml:space="preserve">, </w:t>
      </w:r>
      <w:r>
        <w:t>周才期</w:t>
      </w:r>
      <w:r>
        <w:t xml:space="preserve">, </w:t>
      </w:r>
      <w:r>
        <w:t>等</w:t>
      </w:r>
      <w:r>
        <w:t xml:space="preserve">. </w:t>
      </w:r>
      <w:r>
        <w:t>新型电力系统下分布式光伏规模化并网运行关键技术探讨</w:t>
      </w:r>
      <w:r>
        <w:t xml:space="preserve">[J]. </w:t>
      </w:r>
      <w:r>
        <w:t>电网技术</w:t>
      </w:r>
      <w:r>
        <w:t>, 2024, 48(1): 184-199.</w:t>
      </w:r>
    </w:p>
    <w:p w14:paraId="2A1E4007" w14:textId="77777777" w:rsidR="00AC2690" w:rsidRDefault="007E1222">
      <w:pPr>
        <w:ind w:left="480" w:hanging="480"/>
        <w:jc w:val="left"/>
      </w:pPr>
      <w:r>
        <w:t xml:space="preserve">[5] </w:t>
      </w:r>
      <w:r>
        <w:t>电网运行准则</w:t>
      </w:r>
      <w:r>
        <w:t xml:space="preserve">: GB/T 31464-2022[S]. </w:t>
      </w:r>
      <w:r>
        <w:t>北京</w:t>
      </w:r>
      <w:r>
        <w:t xml:space="preserve">: </w:t>
      </w:r>
      <w:r>
        <w:t>中国标准出版社</w:t>
      </w:r>
      <w:r>
        <w:t>, 2022.</w:t>
      </w:r>
    </w:p>
    <w:p w14:paraId="658B1EAA" w14:textId="77777777" w:rsidR="00AC2690" w:rsidRDefault="007E1222">
      <w:pPr>
        <w:ind w:left="480" w:hanging="480"/>
        <w:jc w:val="left"/>
      </w:pPr>
      <w:r>
        <w:t xml:space="preserve">[6] </w:t>
      </w:r>
      <w:r>
        <w:t>张伯明</w:t>
      </w:r>
      <w:r>
        <w:t xml:space="preserve">, </w:t>
      </w:r>
      <w:r>
        <w:t>陈寿孙</w:t>
      </w:r>
      <w:r>
        <w:t xml:space="preserve">, </w:t>
      </w:r>
      <w:r>
        <w:t>严正</w:t>
      </w:r>
      <w:r>
        <w:t xml:space="preserve">. </w:t>
      </w:r>
      <w:r>
        <w:t>高等电力网络分析</w:t>
      </w:r>
      <w:r>
        <w:t>[M]. 2</w:t>
      </w:r>
      <w:r>
        <w:t>版</w:t>
      </w:r>
      <w:r>
        <w:t xml:space="preserve">. </w:t>
      </w:r>
      <w:r>
        <w:t>北京</w:t>
      </w:r>
      <w:r>
        <w:t xml:space="preserve">: </w:t>
      </w:r>
      <w:r>
        <w:t>清华大学出版社</w:t>
      </w:r>
      <w:r>
        <w:t>, 2007.</w:t>
      </w:r>
    </w:p>
    <w:p w14:paraId="25243C99" w14:textId="77777777" w:rsidR="00AC2690" w:rsidRDefault="007E1222">
      <w:pPr>
        <w:ind w:left="480" w:hanging="480"/>
        <w:jc w:val="left"/>
      </w:pPr>
      <w:r>
        <w:t xml:space="preserve">[7] </w:t>
      </w:r>
      <w:r>
        <w:t>杨秀</w:t>
      </w:r>
      <w:r>
        <w:t xml:space="preserve">, </w:t>
      </w:r>
      <w:r>
        <w:t>陈洁</w:t>
      </w:r>
      <w:r>
        <w:t xml:space="preserve">, </w:t>
      </w:r>
      <w:r>
        <w:t>朱兰</w:t>
      </w:r>
      <w:r>
        <w:t xml:space="preserve">, </w:t>
      </w:r>
      <w:r>
        <w:t>等</w:t>
      </w:r>
      <w:r>
        <w:t xml:space="preserve">. </w:t>
      </w:r>
      <w:r>
        <w:t>基于经济调度的微网储能优化配置</w:t>
      </w:r>
      <w:r>
        <w:t xml:space="preserve">[J]. </w:t>
      </w:r>
      <w:r>
        <w:t>电力系统保护与控制</w:t>
      </w:r>
      <w:r>
        <w:t>, 2013, 41(1): 53-59.</w:t>
      </w:r>
    </w:p>
    <w:p w14:paraId="7A356F14" w14:textId="77777777" w:rsidR="00AC2690" w:rsidRDefault="007E1222">
      <w:pPr>
        <w:ind w:left="480" w:hanging="480"/>
        <w:jc w:val="left"/>
      </w:pPr>
      <w:r>
        <w:t xml:space="preserve">[8] </w:t>
      </w:r>
      <w:r>
        <w:t>宋妍萌</w:t>
      </w:r>
      <w:r>
        <w:t xml:space="preserve">, </w:t>
      </w:r>
      <w:r>
        <w:t>芮钧</w:t>
      </w:r>
      <w:r>
        <w:t xml:space="preserve">, </w:t>
      </w:r>
      <w:r>
        <w:t>赵宇</w:t>
      </w:r>
      <w:r>
        <w:t xml:space="preserve">. </w:t>
      </w:r>
      <w:r>
        <w:t>风光水火储多能互补双层优化调度研究</w:t>
      </w:r>
      <w:r>
        <w:t xml:space="preserve">[J]. </w:t>
      </w:r>
      <w:r>
        <w:t>中国农村水利水电</w:t>
      </w:r>
      <w:r>
        <w:t>, 2024(3): 34-40.</w:t>
      </w:r>
    </w:p>
    <w:p w14:paraId="6EF346A0" w14:textId="77777777" w:rsidR="00AC2690" w:rsidRDefault="007E1222">
      <w:pPr>
        <w:ind w:left="480" w:hanging="480"/>
        <w:jc w:val="left"/>
      </w:pPr>
      <w:r>
        <w:t xml:space="preserve">[9] </w:t>
      </w:r>
      <w:r>
        <w:t>凌煦</w:t>
      </w:r>
      <w:r>
        <w:t xml:space="preserve">, </w:t>
      </w:r>
      <w:r>
        <w:t>汤纯</w:t>
      </w:r>
      <w:r>
        <w:t xml:space="preserve">, </w:t>
      </w:r>
      <w:r>
        <w:t>王莹</w:t>
      </w:r>
      <w:r>
        <w:t xml:space="preserve">, </w:t>
      </w:r>
      <w:r>
        <w:t>等</w:t>
      </w:r>
      <w:r>
        <w:t xml:space="preserve">. </w:t>
      </w:r>
      <w:r>
        <w:t>促进风光新能源消纳的抽水蓄能电站优化调度研究</w:t>
      </w:r>
      <w:r>
        <w:t xml:space="preserve">[J]. </w:t>
      </w:r>
      <w:r>
        <w:t>中国农村水利水电</w:t>
      </w:r>
      <w:r>
        <w:t>, 2026(5): 143-148.</w:t>
      </w:r>
    </w:p>
    <w:p w14:paraId="05E96BC7" w14:textId="77777777" w:rsidR="00AC2690" w:rsidRDefault="007E1222">
      <w:pPr>
        <w:ind w:left="480" w:hanging="480"/>
        <w:jc w:val="left"/>
      </w:pPr>
      <w:r>
        <w:t xml:space="preserve">[10] </w:t>
      </w:r>
      <w:r>
        <w:t>朱琼锋</w:t>
      </w:r>
      <w:r>
        <w:t xml:space="preserve">, </w:t>
      </w:r>
      <w:r>
        <w:t>李家腾</w:t>
      </w:r>
      <w:r>
        <w:t xml:space="preserve">, </w:t>
      </w:r>
      <w:r>
        <w:t>乔骥</w:t>
      </w:r>
      <w:r>
        <w:t xml:space="preserve">, </w:t>
      </w:r>
      <w:r>
        <w:t>等</w:t>
      </w:r>
      <w:r>
        <w:t xml:space="preserve">. </w:t>
      </w:r>
      <w:r>
        <w:t>人工智能技术在新能源功率预测的应用及展望</w:t>
      </w:r>
      <w:r>
        <w:t xml:space="preserve">[J]. </w:t>
      </w:r>
      <w:r>
        <w:t>中国电机工程学报</w:t>
      </w:r>
      <w:r>
        <w:t>, 2023, 43(8): 3027-3048.</w:t>
      </w:r>
    </w:p>
    <w:p w14:paraId="66D86A50" w14:textId="77777777" w:rsidR="00AC2690" w:rsidRDefault="007E1222">
      <w:pPr>
        <w:ind w:left="480" w:hanging="480"/>
        <w:jc w:val="left"/>
      </w:pPr>
      <w:r>
        <w:t xml:space="preserve">[11] </w:t>
      </w:r>
      <w:r>
        <w:t>黄冬梅</w:t>
      </w:r>
      <w:r>
        <w:t xml:space="preserve">, </w:t>
      </w:r>
      <w:r>
        <w:t>余京朋</w:t>
      </w:r>
      <w:r>
        <w:t xml:space="preserve">, </w:t>
      </w:r>
      <w:r>
        <w:t>崔承刚</w:t>
      </w:r>
      <w:r>
        <w:t xml:space="preserve">, </w:t>
      </w:r>
      <w:r>
        <w:t>等</w:t>
      </w:r>
      <w:r>
        <w:t xml:space="preserve">. </w:t>
      </w:r>
      <w:r>
        <w:t>多时间尺度深度强化学习光储配电网电压优化</w:t>
      </w:r>
      <w:r>
        <w:t xml:space="preserve">[J/OL]. </w:t>
      </w:r>
      <w:r>
        <w:t>中国电机工程学报</w:t>
      </w:r>
      <w:r>
        <w:t>, 2024: 1-12(2024-10-15)[2026-10-23]. https://doi.org/10.13334/j.0258-8013.pcsee.240403.</w:t>
      </w:r>
    </w:p>
    <w:p w14:paraId="177361AC" w14:textId="77777777" w:rsidR="00AC2690" w:rsidRDefault="007E1222">
      <w:pPr>
        <w:ind w:left="480" w:hanging="480"/>
        <w:jc w:val="left"/>
      </w:pPr>
      <w:r>
        <w:t xml:space="preserve">[12] </w:t>
      </w:r>
      <w:r>
        <w:t>卢锦玲</w:t>
      </w:r>
      <w:r>
        <w:t xml:space="preserve">, </w:t>
      </w:r>
      <w:r>
        <w:t>任义杰</w:t>
      </w:r>
      <w:r>
        <w:t xml:space="preserve">, </w:t>
      </w:r>
      <w:r>
        <w:t>李承远</w:t>
      </w:r>
      <w:r>
        <w:t xml:space="preserve">, </w:t>
      </w:r>
      <w:r>
        <w:t>等</w:t>
      </w:r>
      <w:r>
        <w:t xml:space="preserve">. </w:t>
      </w:r>
      <w:r>
        <w:t>基于动态时空预测的多时间尺度配电网电压优化</w:t>
      </w:r>
      <w:r>
        <w:t xml:space="preserve">[J]. </w:t>
      </w:r>
      <w:r>
        <w:t>电力科学与工程</w:t>
      </w:r>
      <w:r>
        <w:t>, 2025, 41(7): 1-10.</w:t>
      </w:r>
    </w:p>
    <w:p w14:paraId="4076B875" w14:textId="77777777" w:rsidR="00AC2690" w:rsidRDefault="007E1222">
      <w:pPr>
        <w:ind w:left="480" w:hanging="480"/>
        <w:jc w:val="left"/>
      </w:pPr>
      <w:r>
        <w:t xml:space="preserve">[13] </w:t>
      </w:r>
      <w:r>
        <w:t>祁向龙</w:t>
      </w:r>
      <w:r>
        <w:t xml:space="preserve">, </w:t>
      </w:r>
      <w:r>
        <w:t>陈健</w:t>
      </w:r>
      <w:r>
        <w:t xml:space="preserve">, </w:t>
      </w:r>
      <w:r>
        <w:t>赵浩然</w:t>
      </w:r>
      <w:r>
        <w:t xml:space="preserve">, </w:t>
      </w:r>
      <w:r>
        <w:t>等</w:t>
      </w:r>
      <w:r>
        <w:t xml:space="preserve">. </w:t>
      </w:r>
      <w:r>
        <w:t>多时间尺度协同的配电网分层深度强化学习电压控制策略</w:t>
      </w:r>
      <w:r>
        <w:t xml:space="preserve">[J]. </w:t>
      </w:r>
      <w:r>
        <w:t>电力系统保护与控制</w:t>
      </w:r>
      <w:r>
        <w:t>, 2024, 52(18): 53-64.</w:t>
      </w:r>
    </w:p>
    <w:p w14:paraId="258F4A74" w14:textId="77777777" w:rsidR="00AC2690" w:rsidRDefault="007E1222">
      <w:pPr>
        <w:jc w:val="right"/>
      </w:pPr>
      <w:r>
        <w:rPr>
          <w:color w:val="A6A6A6"/>
        </w:rPr>
        <w:t>AI</w:t>
      </w:r>
      <w:r>
        <w:rPr>
          <w:color w:val="A6A6A6"/>
        </w:rPr>
        <w:t>生成</w:t>
      </w:r>
    </w:p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b1c051c5-7cc7-4cd5-b349-fe4846d0d9c4</w:t>
      </w:r>
    </w:p>
    <w:sectPr w:rsidR="00AC2690">
      <w:pgSz w:w="11906" w:h="16838"/>
      <w:pgMar w:top="1417" w:right="1417" w:bottom="1417" w:left="1417" w:header="851" w:footer="992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王教授" w:date="2026-10-24T16:41:00Z" w:initials="h">
    <w:p w14:paraId="00C7475D" w14:textId="1B73620D" w:rsidR="007E1222" w:rsidRDefault="007E1222">
      <w:pPr>
        <w:pStyle w:val="aa"/>
      </w:pPr>
      <w:r>
        <w:rPr>
          <w:rStyle w:val="a9"/>
        </w:rPr>
        <w:annotationRef/>
      </w:r>
      <w:r>
        <w:rPr>
          <w:rFonts w:hint="eastAsia"/>
        </w:rPr>
        <w:t>摘要结论句建议给出关键数字（如综合成本降幅</w:t>
      </w:r>
      <w:r>
        <w:rPr>
          <w:rFonts w:hint="eastAsia"/>
        </w:rPr>
        <w:t xml:space="preserve"> 2.09%</w:t>
      </w:r>
      <w:r>
        <w:rPr>
          <w:rFonts w:hint="eastAsia"/>
        </w:rPr>
        <w:t>、弃光率</w:t>
      </w:r>
      <w:r>
        <w:rPr>
          <w:rFonts w:hint="eastAsia"/>
        </w:rPr>
        <w:t xml:space="preserve"> 3.00% </w:t>
      </w:r>
      <w:r>
        <w:rPr>
          <w:rFonts w:hint="eastAsia"/>
        </w:rPr>
        <w:t>降至</w:t>
      </w:r>
      <w:r>
        <w:rPr>
          <w:rFonts w:hint="eastAsia"/>
        </w:rPr>
        <w:t xml:space="preserve"> 0</w:t>
      </w:r>
      <w:r>
        <w:rPr>
          <w:rFonts w:hint="eastAsia"/>
        </w:rPr>
        <w:t>），更有说服力。</w:t>
      </w:r>
    </w:p>
  </w:comment>
  <w:comment w:id="3" w:author="王教授" w:date="2026-10-24T16:41:00Z" w:initials="h">
    <w:p w14:paraId="01F92A86" w14:textId="29D6B7A4" w:rsidR="007E1222" w:rsidRDefault="007E1222">
      <w:pPr>
        <w:pStyle w:val="aa"/>
      </w:pPr>
      <w:r>
        <w:rPr>
          <w:rStyle w:val="a9"/>
        </w:rPr>
        <w:annotationRef/>
      </w:r>
      <w:r>
        <w:rPr>
          <w:rFonts w:hint="eastAsia"/>
        </w:rPr>
        <w:t>此段文献转述到位；建议在引用后补一句你自己的评述或与本文问题的勾连，避免综述式罗列。</w:t>
      </w:r>
    </w:p>
  </w:comment>
  <w:comment w:id="8" w:author="王教授" w:date="2026-10-24T16:41:00Z" w:initials="h">
    <w:p w14:paraId="78395942" w14:textId="79C1F96C" w:rsidR="007E1222" w:rsidRDefault="007E1222">
      <w:pPr>
        <w:pStyle w:val="aa"/>
      </w:pPr>
      <w:r>
        <w:rPr>
          <w:rStyle w:val="a9"/>
        </w:rPr>
        <w:annotationRef/>
      </w:r>
      <w:r>
        <w:rPr>
          <w:rFonts w:hint="eastAsia"/>
        </w:rPr>
        <w:t>边界讨论建议前移为</w:t>
      </w:r>
      <w:r>
        <w:rPr>
          <w:rFonts w:hint="eastAsia"/>
        </w:rPr>
        <w:t xml:space="preserve"> 5.3 </w:t>
      </w:r>
      <w:r>
        <w:rPr>
          <w:rFonts w:hint="eastAsia"/>
        </w:rPr>
        <w:t>末尾的独立小段，或并入结论前的讨论节，位置更规范。</w:t>
      </w:r>
    </w:p>
  </w:comment>
  <w:comment w:id="9" w:author="王教授" w:date="2026-10-24T16:41:00Z" w:initials="h">
    <w:p w14:paraId="661D96EA" w14:textId="09696611" w:rsidR="007E1222" w:rsidRDefault="007E1222">
      <w:pPr>
        <w:pStyle w:val="aa"/>
      </w:pPr>
      <w:r>
        <w:rPr>
          <w:rStyle w:val="a9"/>
        </w:rPr>
        <w:annotationRef/>
      </w:r>
      <w:r>
        <w:rPr>
          <w:rFonts w:hint="eastAsia"/>
        </w:rPr>
        <w:t>结论建议分条编号</w:t>
      </w:r>
      <w:r>
        <w:rPr>
          <w:rFonts w:hint="eastAsia"/>
        </w:rPr>
        <w:t xml:space="preserve"> (1)(2)(3) </w:t>
      </w:r>
      <w:r>
        <w:rPr>
          <w:rFonts w:hint="eastAsia"/>
        </w:rPr>
        <w:t>呈现；</w:t>
      </w:r>
      <w:r>
        <w:rPr>
          <w:rFonts w:hint="eastAsia"/>
        </w:rPr>
        <w:t>'</w:t>
      </w:r>
      <w:r>
        <w:rPr>
          <w:rFonts w:hint="eastAsia"/>
        </w:rPr>
        <w:t>其一</w:t>
      </w:r>
      <w:r>
        <w:rPr>
          <w:rFonts w:hint="eastAsia"/>
        </w:rPr>
        <w:t>/</w:t>
      </w:r>
      <w:r>
        <w:rPr>
          <w:rFonts w:hint="eastAsia"/>
        </w:rPr>
        <w:t>其二</w:t>
      </w:r>
      <w:r>
        <w:rPr>
          <w:rFonts w:hint="eastAsia"/>
        </w:rPr>
        <w:t>/</w:t>
      </w:r>
      <w:r>
        <w:rPr>
          <w:rFonts w:hint="eastAsia"/>
        </w:rPr>
        <w:t>其三</w:t>
      </w:r>
      <w:r>
        <w:rPr>
          <w:rFonts w:hint="eastAsia"/>
        </w:rPr>
        <w:t>'</w:t>
      </w:r>
      <w:r>
        <w:rPr>
          <w:rFonts w:hint="eastAsia"/>
        </w:rPr>
        <w:t>句式过于整齐，可读性一般。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C7475D" w15:done="0"/>
  <w15:commentEx w15:paraId="01F92A86" w15:done="0"/>
  <w15:commentEx w15:paraId="78395942" w15:done="0"/>
  <w15:commentEx w15:paraId="661D96E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47163749" w16cex:dateUtc="2026-10-24T08:41:00Z"/>
  <w16cex:commentExtensible w16cex:durableId="1F407DAD" w16cex:dateUtc="2026-10-24T08:41:00Z"/>
  <w16cex:commentExtensible w16cex:durableId="5A934774" w16cex:dateUtc="2026-10-24T08:41:00Z"/>
  <w16cex:commentExtensible w16cex:durableId="3FFE9459" w16cex:dateUtc="2026-10-24T08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C7475D" w16cid:durableId="47163749"/>
  <w16cid:commentId w16cid:paraId="01F92A86" w16cid:durableId="1F407DAD"/>
  <w16cid:commentId w16cid:paraId="78395942" w16cid:durableId="5A934774"/>
  <w16cid:commentId w16cid:paraId="661D96EA" w16cid:durableId="3FFE945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A829D" w14:textId="77777777" w:rsidR="007E1222" w:rsidRDefault="007E1222" w:rsidP="007E1222">
      <w:r>
        <w:separator/>
      </w:r>
    </w:p>
  </w:endnote>
  <w:endnote w:type="continuationSeparator" w:id="0">
    <w:p w14:paraId="2592AB26" w14:textId="77777777" w:rsidR="007E1222" w:rsidRDefault="007E1222" w:rsidP="007E12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1CC601" w14:textId="77777777" w:rsidR="007E1222" w:rsidRDefault="007E1222" w:rsidP="007E1222">
      <w:r>
        <w:separator/>
      </w:r>
    </w:p>
  </w:footnote>
  <w:footnote w:type="continuationSeparator" w:id="0">
    <w:p w14:paraId="03931291" w14:textId="77777777" w:rsidR="007E1222" w:rsidRDefault="007E1222" w:rsidP="007E1222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王教授">
    <w15:presenceInfo w15:providerId="None" w15:userId="王教授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trackRevisions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2690"/>
    <w:rsid w:val="007E1222"/>
    <w:rsid w:val="00AC2690"/>
    <w:rsid w:val="00BD6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918411"/>
  <w15:docId w15:val="{716250B1-CB43-44B4-BA66-36B3D7D29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240" w:after="120"/>
      <w:jc w:val="center"/>
      <w:outlineLvl w:val="0"/>
    </w:pPr>
    <w:rPr>
      <w:rFonts w:eastAsia="黑体"/>
      <w:b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180" w:after="60"/>
      <w:jc w:val="left"/>
      <w:outlineLvl w:val="1"/>
    </w:pPr>
    <w:rPr>
      <w:rFonts w:eastAsia="黑体"/>
      <w:b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20" w:after="60"/>
      <w:jc w:val="left"/>
      <w:outlineLvl w:val="2"/>
    </w:pPr>
    <w:rPr>
      <w:rFonts w:eastAsia="黑体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before="240" w:after="240"/>
      <w:jc w:val="center"/>
    </w:pPr>
    <w:rPr>
      <w:rFonts w:eastAsia="黑体"/>
      <w:b/>
      <w:sz w:val="44"/>
      <w:szCs w:val="44"/>
    </w:rPr>
  </w:style>
  <w:style w:type="paragraph" w:styleId="a4">
    <w:name w:val="header"/>
    <w:basedOn w:val="a"/>
    <w:link w:val="a5"/>
    <w:uiPriority w:val="99"/>
    <w:unhideWhenUsed/>
    <w:rsid w:val="007E122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122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12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1222"/>
    <w:rPr>
      <w:sz w:val="18"/>
      <w:szCs w:val="18"/>
    </w:rPr>
  </w:style>
  <w:style w:type="paragraph" w:styleId="a8">
    <w:name w:val="Revision"/>
    <w:hidden/>
    <w:uiPriority w:val="99"/>
    <w:semiHidden/>
    <w:rsid w:val="007E1222"/>
    <w:pPr>
      <w:jc w:val="left"/>
    </w:pPr>
  </w:style>
  <w:style w:type="character" w:styleId="a9">
    <w:name w:val="annotation reference"/>
    <w:basedOn w:val="a0"/>
    <w:uiPriority w:val="99"/>
    <w:semiHidden/>
    <w:unhideWhenUsed/>
    <w:rsid w:val="007E1222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7E1222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7E1222"/>
  </w:style>
  <w:style w:type="paragraph" w:styleId="ac">
    <w:name w:val="annotation subject"/>
    <w:basedOn w:val="aa"/>
    <w:next w:val="aa"/>
    <w:link w:val="ad"/>
    <w:uiPriority w:val="99"/>
    <w:semiHidden/>
    <w:unhideWhenUsed/>
    <w:rsid w:val="007E1222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7E12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image" Target="media/image2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1228</Words>
  <Characters>7003</Characters>
  <Application>Microsoft Office Word</Application>
  <DocSecurity>0</DocSecurity>
  <Lines>58</Lines>
  <Paragraphs>16</Paragraphs>
  <ScaleCrop>false</ScaleCrop>
  <Company/>
  <LinksUpToDate>false</LinksUpToDate>
  <CharactersWithSpaces>8215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计及光伏与储能的智能电网日前调度优化方法研究</dc:title>
  <dc:creator/>
  <cp:lastModifiedBy>王教授</cp:lastModifiedBy>
  <cp:revision>2</cp:revision>
  <dcterms:created xsi:type="dcterms:W3CDTF">2026-10-24T08:41:00Z</dcterms:created>
  <dcterms:modified xsi:type="dcterms:W3CDTF">2026-10-24T08:41:00Z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b1c051c5-7cc7-4cd5-b349-fe4846d0d9c4","ReservedCode1":"0e7c1872-7a77-4dcb-bfbb-d099a27c9210","ContentPropagator":"001191110102MAD55U9H0F10002","PropagateID":"b1c051c5-7cc7-4cd5-b349-fe4846d0d9c4","ReservedCode2":"0e7c1872-7a77-4dcb-bfbb-d099a27c9210"}</vt:lpwstr>
  </property>
</Properties>
</file>